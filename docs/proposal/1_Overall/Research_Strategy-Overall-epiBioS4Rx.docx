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9A52B8" w14:textId="1A71082C" w:rsidR="008D6C97" w:rsidRPr="008D6C97" w:rsidRDefault="00285785">
      <w:pPr>
        <w:pStyle w:val="Heading1"/>
        <w:spacing w:afterLines="35" w:after="84"/>
        <w:pPrChange w:id="0" w:author="Ryan Essex" w:date="2016-02-26T19:42:00Z">
          <w:pPr/>
        </w:pPrChange>
      </w:pPr>
      <w:bookmarkStart w:id="1" w:name="_GoBack"/>
      <w:bookmarkEnd w:id="1"/>
      <w:r>
        <w:t>RESEARCH strategy – Epi</w:t>
      </w:r>
      <w:r w:rsidR="008D6C97" w:rsidRPr="008D6C97">
        <w:t>BioS</w:t>
      </w:r>
      <w:r w:rsidR="00AC6F83">
        <w:t>4RX</w:t>
      </w:r>
      <w:r w:rsidR="008D6C97" w:rsidRPr="008D6C97">
        <w:t xml:space="preserve"> CWOW OVERALL</w:t>
      </w:r>
    </w:p>
    <w:p w14:paraId="5E5703F0" w14:textId="3F6436E8" w:rsidR="008D6C97" w:rsidRPr="008D6C97" w:rsidRDefault="008D6C97" w:rsidP="005F5BEF">
      <w:pPr>
        <w:spacing w:afterLines="35" w:after="84"/>
        <w:rPr>
          <w:rFonts w:ascii="Arial" w:hAnsi="Arial" w:cs="Arial"/>
          <w:b/>
        </w:rPr>
      </w:pPr>
      <w:r w:rsidRPr="008D6C97">
        <w:rPr>
          <w:rFonts w:ascii="Arial" w:hAnsi="Arial" w:cs="Arial"/>
          <w:b/>
        </w:rPr>
        <w:t xml:space="preserve"> </w:t>
      </w:r>
    </w:p>
    <w:p w14:paraId="18489660" w14:textId="3F7AF32B" w:rsidR="0011683F" w:rsidRPr="00BA080D" w:rsidRDefault="0011683F">
      <w:pPr>
        <w:pStyle w:val="Heading1"/>
        <w:spacing w:afterLines="35" w:after="84"/>
        <w:pPrChange w:id="2" w:author="Ryan Essex" w:date="2016-02-26T19:44:00Z">
          <w:pPr/>
        </w:pPrChange>
      </w:pPr>
      <w:r w:rsidRPr="008D6C97">
        <w:t>1.</w:t>
      </w:r>
      <w:r w:rsidRPr="008D6C97">
        <w:rPr>
          <w:i/>
        </w:rPr>
        <w:t xml:space="preserve"> </w:t>
      </w:r>
      <w:r w:rsidR="00683920">
        <w:t>Significance</w:t>
      </w:r>
    </w:p>
    <w:p w14:paraId="619816B0" w14:textId="4226E116" w:rsidR="006333A0" w:rsidRDefault="00443FDA">
      <w:pPr>
        <w:pStyle w:val="NoSpacing"/>
        <w:spacing w:afterLines="35" w:after="84"/>
        <w:pPrChange w:id="3" w:author="Ryan Essex" w:date="2016-02-26T19:45:00Z">
          <w:pPr/>
        </w:pPrChange>
      </w:pPr>
      <w:r>
        <w:rPr>
          <w:noProof/>
        </w:rPr>
        <w:drawing>
          <wp:anchor distT="0" distB="0" distL="274320" distR="274320" simplePos="0" relativeHeight="251676672" behindDoc="1" locked="0" layoutInCell="1" allowOverlap="1" wp14:anchorId="78B68793" wp14:editId="38FCA882">
            <wp:simplePos x="0" y="0"/>
            <wp:positionH relativeFrom="column">
              <wp:posOffset>0</wp:posOffset>
            </wp:positionH>
            <wp:positionV relativeFrom="paragraph">
              <wp:posOffset>42545</wp:posOffset>
            </wp:positionV>
            <wp:extent cx="3067050" cy="4962525"/>
            <wp:effectExtent l="0" t="0" r="0" b="9525"/>
            <wp:wrapTight wrapText="bothSides">
              <wp:wrapPolygon edited="0">
                <wp:start x="0" y="0"/>
                <wp:lineTo x="0" y="21559"/>
                <wp:lineTo x="21466" y="21559"/>
                <wp:lineTo x="2146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ollection and trial design 2.png"/>
                    <pic:cNvPicPr/>
                  </pic:nvPicPr>
                  <pic:blipFill>
                    <a:blip r:embed="rId12">
                      <a:extLst>
                        <a:ext uri="{28A0092B-C50C-407E-A947-70E740481C1C}">
                          <a14:useLocalDpi xmlns:a14="http://schemas.microsoft.com/office/drawing/2010/main" val="0"/>
                        </a:ext>
                      </a:extLst>
                    </a:blip>
                    <a:stretch>
                      <a:fillRect/>
                    </a:stretch>
                  </pic:blipFill>
                  <pic:spPr>
                    <a:xfrm>
                      <a:off x="0" y="0"/>
                      <a:ext cx="3067050" cy="4962525"/>
                    </a:xfrm>
                    <a:prstGeom prst="rect">
                      <a:avLst/>
                    </a:prstGeom>
                  </pic:spPr>
                </pic:pic>
              </a:graphicData>
            </a:graphic>
            <wp14:sizeRelH relativeFrom="page">
              <wp14:pctWidth>0</wp14:pctWidth>
            </wp14:sizeRelH>
            <wp14:sizeRelV relativeFrom="page">
              <wp14:pctHeight>0</wp14:pctHeight>
            </wp14:sizeRelV>
          </wp:anchor>
        </w:drawing>
      </w:r>
      <w:r w:rsidR="00683920" w:rsidRPr="008D6C97">
        <w:t xml:space="preserve">Epilepsy is among the most common serious </w:t>
      </w:r>
      <w:r w:rsidR="00AB2B63">
        <w:t>disabling</w:t>
      </w:r>
      <w:r w:rsidR="008C3BAA">
        <w:t xml:space="preserve"> </w:t>
      </w:r>
      <w:r w:rsidR="00683920" w:rsidRPr="008D6C97">
        <w:t>disorders of the brain</w:t>
      </w:r>
      <w:r w:rsidR="00FA2C44">
        <w:t>,</w:t>
      </w:r>
      <w:r w:rsidR="00683920" w:rsidRPr="008D6C97">
        <w:t xml:space="preserve"> and the global burden of epilepsy exerts a tremendous cost to society.</w:t>
      </w:r>
      <w:r w:rsidR="00E21BD5">
        <w:rPr>
          <w:vertAlign w:val="superscript"/>
        </w:rPr>
        <w:t>5</w:t>
      </w:r>
      <w:proofErr w:type="gramStart"/>
      <w:r w:rsidR="00683920" w:rsidRPr="008D6C97">
        <w:rPr>
          <w:vertAlign w:val="superscript"/>
        </w:rPr>
        <w:t>,</w:t>
      </w:r>
      <w:r w:rsidR="00E21BD5">
        <w:rPr>
          <w:vertAlign w:val="superscript"/>
        </w:rPr>
        <w:t>6</w:t>
      </w:r>
      <w:r w:rsidR="007B2B67">
        <w:rPr>
          <w:vertAlign w:val="superscript"/>
        </w:rPr>
        <w:t>7</w:t>
      </w:r>
      <w:proofErr w:type="gramEnd"/>
      <w:r w:rsidR="00E21BD5" w:rsidRPr="008D6C97">
        <w:t xml:space="preserve"> </w:t>
      </w:r>
      <w:r w:rsidR="00683920" w:rsidRPr="008D6C97">
        <w:t>Most people with epilepsy have acquired forms</w:t>
      </w:r>
      <w:r w:rsidR="00FA2C44">
        <w:t>,</w:t>
      </w:r>
      <w:r w:rsidR="00683920" w:rsidRPr="008D6C97">
        <w:t xml:space="preserve"> and the development of antiepileptogenic interventions could potentially prevent or </w:t>
      </w:r>
      <w:r w:rsidR="00FA2C44">
        <w:t xml:space="preserve">cure </w:t>
      </w:r>
      <w:r w:rsidR="006333A0">
        <w:t xml:space="preserve">these </w:t>
      </w:r>
      <w:r w:rsidR="00FA2C44">
        <w:t>epileps</w:t>
      </w:r>
      <w:r w:rsidR="006333A0">
        <w:t>ies</w:t>
      </w:r>
      <w:r w:rsidR="00FA2C44">
        <w:t xml:space="preserve">. </w:t>
      </w:r>
      <w:r w:rsidR="0089043E">
        <w:t>T</w:t>
      </w:r>
      <w:r w:rsidR="005C411C">
        <w:t>he d</w:t>
      </w:r>
      <w:r w:rsidR="00683920" w:rsidRPr="008D6C97">
        <w:t>iscovery of potenti</w:t>
      </w:r>
      <w:r w:rsidR="005C411C">
        <w:t>al antiepileptogenic treatments</w:t>
      </w:r>
      <w:r w:rsidR="0089043E">
        <w:t xml:space="preserve"> is currently a high research priority. </w:t>
      </w:r>
      <w:r w:rsidR="006333A0">
        <w:t>C</w:t>
      </w:r>
      <w:r w:rsidR="005C411C">
        <w:t>linical validation</w:t>
      </w:r>
      <w:r w:rsidR="00683920" w:rsidRPr="008D6C97">
        <w:t xml:space="preserve"> would require a means to identify populations of patients at </w:t>
      </w:r>
      <w:r w:rsidR="00583958">
        <w:t xml:space="preserve">particular </w:t>
      </w:r>
      <w:r w:rsidR="00683920" w:rsidRPr="008D6C97">
        <w:t>high risk for epilepsy after a</w:t>
      </w:r>
      <w:r w:rsidR="00B05A51">
        <w:t xml:space="preserve"> potential epileptogenic insult</w:t>
      </w:r>
      <w:r w:rsidR="00683920" w:rsidRPr="008D6C97">
        <w:t xml:space="preserve"> </w:t>
      </w:r>
      <w:r w:rsidR="005C411C">
        <w:t>to know when to treat</w:t>
      </w:r>
      <w:r w:rsidR="007A34A0">
        <w:t xml:space="preserve"> and</w:t>
      </w:r>
      <w:r w:rsidR="00683920" w:rsidRPr="008D6C97">
        <w:t xml:space="preserve"> t</w:t>
      </w:r>
      <w:r w:rsidR="005C411C">
        <w:t xml:space="preserve">o document prevention or cure. </w:t>
      </w:r>
      <w:r w:rsidR="000F1C1F" w:rsidRPr="008D6C97">
        <w:t xml:space="preserve">The Epilepsy </w:t>
      </w:r>
      <w:r w:rsidR="00985F66" w:rsidRPr="008D6C97">
        <w:t>Bioinformatics</w:t>
      </w:r>
      <w:r w:rsidR="000F1C1F" w:rsidRPr="008D6C97">
        <w:t xml:space="preserve"> Study</w:t>
      </w:r>
      <w:r w:rsidR="002D517C">
        <w:t xml:space="preserve"> for Antiepileptogenic Therapy</w:t>
      </w:r>
      <w:r w:rsidR="000F1C1F" w:rsidRPr="008D6C97">
        <w:t xml:space="preserve"> (EpiBioS</w:t>
      </w:r>
      <w:r w:rsidR="002D517C">
        <w:t>4R</w:t>
      </w:r>
      <w:r w:rsidR="00B8123B">
        <w:t>x</w:t>
      </w:r>
      <w:r w:rsidR="000F1C1F" w:rsidRPr="008D6C97">
        <w:t>)</w:t>
      </w:r>
      <w:r w:rsidR="00641098">
        <w:t xml:space="preserve"> is a</w:t>
      </w:r>
      <w:r w:rsidR="001903EA" w:rsidRPr="008D6C97">
        <w:t xml:space="preserve"> proposal </w:t>
      </w:r>
      <w:r w:rsidR="00641098">
        <w:t xml:space="preserve">for a Center Without Walls (CWOW) </w:t>
      </w:r>
      <w:r w:rsidR="001903EA" w:rsidRPr="008D6C97">
        <w:t xml:space="preserve">in </w:t>
      </w:r>
      <w:r w:rsidR="0011683F" w:rsidRPr="008D6C97">
        <w:t xml:space="preserve">response to the NINDS RFA </w:t>
      </w:r>
      <w:r w:rsidR="00641098">
        <w:t>-NS-16-012. Our overriding goal, as stated in the FOA, is to “accelerate development of disease modifying or preve</w:t>
      </w:r>
      <w:r w:rsidR="00641098">
        <w:t>n</w:t>
      </w:r>
      <w:r w:rsidR="00641098">
        <w:t xml:space="preserve">tion </w:t>
      </w:r>
      <w:r w:rsidR="00641098" w:rsidRPr="00A1122B">
        <w:t xml:space="preserve">therapies for epilepsy.” </w:t>
      </w:r>
    </w:p>
    <w:p w14:paraId="72239222" w14:textId="3EE82416" w:rsidR="006333A0" w:rsidRDefault="006333A0">
      <w:pPr>
        <w:pStyle w:val="NoSpacing"/>
        <w:spacing w:afterLines="35" w:after="84"/>
        <w:rPr>
          <w:rFonts w:eastAsia="MS Mincho" w:cs="Arial"/>
        </w:rPr>
        <w:pPrChange w:id="4" w:author="Ryan Essex" w:date="2016-02-26T19:45:00Z">
          <w:pPr/>
        </w:pPrChange>
      </w:pPr>
      <w:r>
        <w:rPr>
          <w:rFonts w:cs="Arial"/>
          <w:b/>
        </w:rPr>
        <w:t xml:space="preserve">EpiBioS4Rx </w:t>
      </w:r>
      <w:r w:rsidRPr="00A1122B">
        <w:rPr>
          <w:rFonts w:cs="Arial"/>
          <w:b/>
        </w:rPr>
        <w:t xml:space="preserve">Scientific Premise: </w:t>
      </w:r>
      <w:r w:rsidRPr="00A1122B">
        <w:rPr>
          <w:rFonts w:cs="Arial"/>
          <w:b/>
          <w:color w:val="000000"/>
        </w:rPr>
        <w:t>Epileptogenesis after TBI can be prevented with specific treatments; the identification of relevant biomarkers and perfo</w:t>
      </w:r>
      <w:r w:rsidRPr="00A1122B">
        <w:rPr>
          <w:rFonts w:cs="Arial"/>
          <w:b/>
          <w:color w:val="000000"/>
        </w:rPr>
        <w:t>r</w:t>
      </w:r>
      <w:r w:rsidRPr="00A1122B">
        <w:rPr>
          <w:rFonts w:cs="Arial"/>
          <w:b/>
          <w:color w:val="000000"/>
        </w:rPr>
        <w:t>mance o</w:t>
      </w:r>
      <w:r w:rsidR="00DF37C2">
        <w:rPr>
          <w:rFonts w:cs="Arial"/>
          <w:b/>
          <w:color w:val="000000"/>
        </w:rPr>
        <w:t>f</w:t>
      </w:r>
      <w:r w:rsidRPr="00A1122B">
        <w:rPr>
          <w:rFonts w:cs="Arial"/>
          <w:b/>
          <w:color w:val="000000"/>
        </w:rPr>
        <w:t xml:space="preserve"> rigorous preclinical trials will permit the future design and performance of economically feasible full-scale clinical trials of antiepileptogenic therapies</w:t>
      </w:r>
      <w:r w:rsidR="00D90A85">
        <w:rPr>
          <w:rFonts w:cs="Arial"/>
          <w:b/>
          <w:color w:val="000000"/>
        </w:rPr>
        <w:t xml:space="preserve"> (Fig. 1)</w:t>
      </w:r>
      <w:r w:rsidRPr="00A1122B">
        <w:rPr>
          <w:rFonts w:cs="Arial"/>
          <w:b/>
          <w:color w:val="000000"/>
        </w:rPr>
        <w:t>.</w:t>
      </w:r>
    </w:p>
    <w:p w14:paraId="195E7059" w14:textId="3D22FE20" w:rsidR="0013260D" w:rsidDel="00A3346D" w:rsidRDefault="00443FDA">
      <w:pPr>
        <w:pStyle w:val="NoSpacing"/>
        <w:spacing w:afterLines="35" w:after="84"/>
        <w:rPr>
          <w:del w:id="5" w:author="Ryan Essex" w:date="2016-02-26T20:11:00Z"/>
          <w:rFonts w:cs="Arial"/>
        </w:rPr>
        <w:pPrChange w:id="6" w:author="Ryan Essex" w:date="2016-02-26T19:45:00Z">
          <w:pPr/>
        </w:pPrChange>
      </w:pPr>
      <w:r w:rsidRPr="00BA080D">
        <w:rPr>
          <w:noProof/>
        </w:rPr>
        <mc:AlternateContent>
          <mc:Choice Requires="wps">
            <w:drawing>
              <wp:anchor distT="0" distB="0" distL="114300" distR="114300" simplePos="0" relativeHeight="251656192" behindDoc="0" locked="0" layoutInCell="1" allowOverlap="1" wp14:anchorId="06CFB098" wp14:editId="2FB40575">
                <wp:simplePos x="0" y="0"/>
                <wp:positionH relativeFrom="column">
                  <wp:posOffset>-3312795</wp:posOffset>
                </wp:positionH>
                <wp:positionV relativeFrom="paragraph">
                  <wp:posOffset>1092200</wp:posOffset>
                </wp:positionV>
                <wp:extent cx="3219450" cy="1066800"/>
                <wp:effectExtent l="0" t="0" r="0" b="0"/>
                <wp:wrapTight wrapText="bothSides">
                  <wp:wrapPolygon edited="0">
                    <wp:start x="0" y="0"/>
                    <wp:lineTo x="0" y="21214"/>
                    <wp:lineTo x="21472" y="21214"/>
                    <wp:lineTo x="2147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066800"/>
                        </a:xfrm>
                        <a:prstGeom prst="rect">
                          <a:avLst/>
                        </a:prstGeom>
                        <a:solidFill>
                          <a:srgbClr val="FFFFFF"/>
                        </a:solidFill>
                        <a:ln w="9525">
                          <a:noFill/>
                          <a:miter lim="800000"/>
                          <a:headEnd/>
                          <a:tailEnd/>
                        </a:ln>
                      </wps:spPr>
                      <wps:txbx>
                        <w:txbxContent>
                          <w:p w14:paraId="7DB89C43" w14:textId="7014EA62" w:rsidR="000C3215" w:rsidRDefault="000C3215"/>
                          <w:p w14:paraId="35933454" w14:textId="6FC5DD2E" w:rsidR="000C3215" w:rsidRPr="003315E9" w:rsidRDefault="000C3215">
                            <w:pPr>
                              <w:rPr>
                                <w:rFonts w:ascii="Arial" w:hAnsi="Arial" w:cs="Arial"/>
                                <w:sz w:val="18"/>
                                <w:szCs w:val="18"/>
                              </w:rPr>
                            </w:pPr>
                            <w:r>
                              <w:rPr>
                                <w:rFonts w:ascii="Arial" w:hAnsi="Arial" w:cs="Arial"/>
                                <w:b/>
                                <w:sz w:val="18"/>
                                <w:szCs w:val="18"/>
                              </w:rPr>
                              <w:t>Figure 1.</w:t>
                            </w:r>
                            <w:r>
                              <w:rPr>
                                <w:rFonts w:ascii="Arial" w:hAnsi="Arial" w:cs="Arial"/>
                                <w:sz w:val="18"/>
                                <w:szCs w:val="18"/>
                              </w:rPr>
                              <w:t xml:space="preserve"> EEG, neuroimaging, molecular, and cellular data collected following moderate-severe TBI in humans and rats will undergo bioinformatics analysis to identify a profile of potential biomarkers of epileptogenesis, and preclinical trials will identify antiepileptogenic treatments. Results will be used to design economically feasible full-scale clinical trials.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60.8pt;margin-top:86pt;width:253.5pt;height:8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" stroked="f">
                <v:textbox inset="0,0,0,0">
                  <w:txbxContent>
                    <w:p w14:paraId="7DB89C43" w14:textId="7014EA62" w:rsidR="000C3215" w:rsidRDefault="000C3215"/>
                    <w:p w14:paraId="35933454" w14:textId="6FC5DD2E" w:rsidR="000C3215" w:rsidRPr="003315E9" w:rsidRDefault="000C3215">
                      <w:pPr>
                        <w:rPr>
                          <w:rFonts w:ascii="Arial" w:hAnsi="Arial" w:cs="Arial"/>
                          <w:sz w:val="18"/>
                          <w:szCs w:val="18"/>
                        </w:rPr>
                      </w:pPr>
                      <w:r>
                        <w:rPr>
                          <w:rFonts w:ascii="Arial" w:hAnsi="Arial" w:cs="Arial"/>
                          <w:b/>
                          <w:sz w:val="18"/>
                          <w:szCs w:val="18"/>
                        </w:rPr>
                        <w:t>Figure 1.</w:t>
                      </w:r>
                      <w:r>
                        <w:rPr>
                          <w:rFonts w:ascii="Arial" w:hAnsi="Arial" w:cs="Arial"/>
                          <w:sz w:val="18"/>
                          <w:szCs w:val="18"/>
                        </w:rPr>
                        <w:t xml:space="preserve"> EEG, neuroimaging, molecular, and cellular data collected following moderate-severe TBI in humans and rats will undergo bioinformatics analysis to identify a profile of potential biomarkers of epileptogenesis, and preclinical trials will identify antiepileptogenic treatments. Results will be used to design economically feasible full-scale clinical trials.</w:t>
                      </w:r>
                    </w:p>
                  </w:txbxContent>
                </v:textbox>
                <w10:wrap type="tight"/>
              </v:shape>
            </w:pict>
          </mc:Fallback>
        </mc:AlternateContent>
      </w:r>
      <w:r w:rsidR="008C3BAA">
        <w:rPr>
          <w:rFonts w:cs="Arial"/>
        </w:rPr>
        <w:t xml:space="preserve">We </w:t>
      </w:r>
      <w:r w:rsidR="00844C97">
        <w:rPr>
          <w:rFonts w:cs="Arial"/>
        </w:rPr>
        <w:t>have chosen to focus on disease prevention, but results of our efforts could also inf</w:t>
      </w:r>
      <w:r w:rsidR="007A34A0">
        <w:rPr>
          <w:rFonts w:cs="Arial"/>
        </w:rPr>
        <w:t>orm approaches to disease modif</w:t>
      </w:r>
      <w:r w:rsidR="00844C97">
        <w:rPr>
          <w:rFonts w:cs="Arial"/>
        </w:rPr>
        <w:t xml:space="preserve">ication. </w:t>
      </w:r>
      <w:r w:rsidR="00641098">
        <w:rPr>
          <w:rFonts w:cs="Arial"/>
        </w:rPr>
        <w:t>To this end, we have assembled a highly synergistic multidisciplinary team of basic and clinical neuroscientists to inve</w:t>
      </w:r>
      <w:r w:rsidR="00A8323F">
        <w:rPr>
          <w:rFonts w:cs="Arial"/>
        </w:rPr>
        <w:t>stigate the development of post-</w:t>
      </w:r>
      <w:r w:rsidR="00641098">
        <w:rPr>
          <w:rFonts w:cs="Arial"/>
        </w:rPr>
        <w:t xml:space="preserve">traumatic epilepsy (PTE) following traumatic brain injury (TBI) </w:t>
      </w:r>
      <w:r w:rsidR="0089043E">
        <w:rPr>
          <w:rFonts w:cs="Arial"/>
        </w:rPr>
        <w:t>because this condition offers the best oppo</w:t>
      </w:r>
      <w:r w:rsidR="0089043E">
        <w:rPr>
          <w:rFonts w:cs="Arial"/>
        </w:rPr>
        <w:t>r</w:t>
      </w:r>
      <w:r w:rsidR="0089043E">
        <w:rPr>
          <w:rFonts w:cs="Arial"/>
        </w:rPr>
        <w:t xml:space="preserve">tunity to know the time of onset of epileptogenesis in patients. </w:t>
      </w:r>
      <w:r w:rsidR="00EA4FA4">
        <w:rPr>
          <w:rFonts w:cs="Arial"/>
        </w:rPr>
        <w:t>W</w:t>
      </w:r>
      <w:r w:rsidR="00AB2B63">
        <w:rPr>
          <w:rFonts w:cs="Arial"/>
        </w:rPr>
        <w:t xml:space="preserve">e </w:t>
      </w:r>
      <w:r w:rsidR="00EA4FA4">
        <w:rPr>
          <w:rFonts w:cs="Arial"/>
        </w:rPr>
        <w:t>plan</w:t>
      </w:r>
      <w:r w:rsidR="00AB2B63">
        <w:rPr>
          <w:rFonts w:cs="Arial"/>
        </w:rPr>
        <w:t xml:space="preserve"> a translational, </w:t>
      </w:r>
      <w:r w:rsidR="0089043E">
        <w:rPr>
          <w:rFonts w:cs="Arial"/>
        </w:rPr>
        <w:t>international</w:t>
      </w:r>
      <w:r w:rsidR="00EA45E2">
        <w:rPr>
          <w:rFonts w:cs="Arial"/>
        </w:rPr>
        <w:t>,</w:t>
      </w:r>
      <w:r w:rsidR="0089043E">
        <w:rPr>
          <w:rFonts w:cs="Arial"/>
        </w:rPr>
        <w:t xml:space="preserve"> </w:t>
      </w:r>
      <w:r w:rsidR="00AB2B63">
        <w:rPr>
          <w:rFonts w:cs="Arial"/>
        </w:rPr>
        <w:t>multiple pro</w:t>
      </w:r>
      <w:r w:rsidR="008C3BAA">
        <w:rPr>
          <w:rFonts w:cs="Arial"/>
        </w:rPr>
        <w:t>j</w:t>
      </w:r>
      <w:r w:rsidR="00AB2B63">
        <w:rPr>
          <w:rFonts w:cs="Arial"/>
        </w:rPr>
        <w:t>ect, multicenter, multidisciplinary approach to</w:t>
      </w:r>
      <w:r w:rsidR="00EC6E96">
        <w:rPr>
          <w:rFonts w:cs="Arial"/>
        </w:rPr>
        <w:t>: 1) identify biomarkers of epileptogenesis in our animal model and in patients, 2) develop a standardized prot</w:t>
      </w:r>
      <w:r w:rsidR="00EC6E96">
        <w:rPr>
          <w:rFonts w:cs="Arial"/>
        </w:rPr>
        <w:t>o</w:t>
      </w:r>
      <w:r w:rsidR="00EC6E96">
        <w:rPr>
          <w:rFonts w:cs="Arial"/>
        </w:rPr>
        <w:t xml:space="preserve">col for preclinical trials of potential antiepileptogenic therapies and </w:t>
      </w:r>
      <w:r w:rsidR="00EC6E96" w:rsidRPr="00660C32">
        <w:rPr>
          <w:rFonts w:cs="Arial"/>
        </w:rPr>
        <w:t>identify one or more potential antiepilept</w:t>
      </w:r>
      <w:r w:rsidR="00EC6E96" w:rsidRPr="00660C32">
        <w:rPr>
          <w:rFonts w:cs="Arial"/>
        </w:rPr>
        <w:t>o</w:t>
      </w:r>
      <w:r w:rsidR="00EC6E96" w:rsidRPr="00660C32">
        <w:rPr>
          <w:rFonts w:cs="Arial"/>
        </w:rPr>
        <w:t>genic agent,</w:t>
      </w:r>
      <w:r w:rsidR="00EC6E96">
        <w:rPr>
          <w:rFonts w:cs="Arial"/>
        </w:rPr>
        <w:t xml:space="preserve"> and 3) create open shared resources for the entire epilepsy </w:t>
      </w:r>
      <w:r w:rsidR="00DF37C2">
        <w:rPr>
          <w:rFonts w:cs="Arial"/>
        </w:rPr>
        <w:t xml:space="preserve">research </w:t>
      </w:r>
      <w:r w:rsidR="00EC6E96">
        <w:rPr>
          <w:rFonts w:cs="Arial"/>
        </w:rPr>
        <w:t>community, including an epilepsy specific bioinformatics platform and database, a robust animal model of TBI leading to PTE, a stan</w:t>
      </w:r>
      <w:r w:rsidR="00EC6E96">
        <w:rPr>
          <w:rFonts w:cs="Arial"/>
        </w:rPr>
        <w:t>d</w:t>
      </w:r>
      <w:r w:rsidR="00EC6E96">
        <w:rPr>
          <w:rFonts w:cs="Arial"/>
        </w:rPr>
        <w:t>ardized preclinical protocol for the evaluation of novel antiepileptogenic therapies, a network of TBI centers capable of carrying out future clinical trials of potential antiepileptogenic interventions, and a public engag</w:t>
      </w:r>
      <w:r w:rsidR="00EC6E96">
        <w:rPr>
          <w:rFonts w:cs="Arial"/>
        </w:rPr>
        <w:t>e</w:t>
      </w:r>
      <w:r w:rsidR="00EC6E96">
        <w:rPr>
          <w:rFonts w:cs="Arial"/>
        </w:rPr>
        <w:t xml:space="preserve">ment program committed to recruitment and retention. We anticipate this work </w:t>
      </w:r>
      <w:r w:rsidR="00DF37C2">
        <w:rPr>
          <w:rFonts w:cs="Arial"/>
        </w:rPr>
        <w:t>will</w:t>
      </w:r>
      <w:r w:rsidR="00EC6E96">
        <w:rPr>
          <w:rFonts w:cs="Arial"/>
        </w:rPr>
        <w:t xml:space="preserve"> </w:t>
      </w:r>
      <w:r w:rsidR="00FC0AEF">
        <w:rPr>
          <w:rFonts w:cs="Arial"/>
        </w:rPr>
        <w:t>result in one</w:t>
      </w:r>
      <w:r w:rsidR="00AB2B63">
        <w:rPr>
          <w:rFonts w:cs="Arial"/>
        </w:rPr>
        <w:t xml:space="preserve"> or more candidate antiepileptogenic </w:t>
      </w:r>
      <w:r w:rsidR="008C3BAA">
        <w:rPr>
          <w:rFonts w:cs="Arial"/>
        </w:rPr>
        <w:t>treatments</w:t>
      </w:r>
      <w:r w:rsidR="00AB2B63">
        <w:rPr>
          <w:rFonts w:cs="Arial"/>
        </w:rPr>
        <w:t xml:space="preserve"> at the end of </w:t>
      </w:r>
      <w:r w:rsidR="008C3BAA">
        <w:rPr>
          <w:rFonts w:cs="Arial"/>
        </w:rPr>
        <w:t xml:space="preserve">the </w:t>
      </w:r>
      <w:r w:rsidR="00A8323F">
        <w:rPr>
          <w:rFonts w:cs="Arial"/>
        </w:rPr>
        <w:t>5-</w:t>
      </w:r>
      <w:r w:rsidR="00AB2B63">
        <w:rPr>
          <w:rFonts w:cs="Arial"/>
        </w:rPr>
        <w:t>year funding period</w:t>
      </w:r>
      <w:r w:rsidR="0089043E">
        <w:rPr>
          <w:rFonts w:cs="Arial"/>
        </w:rPr>
        <w:t>,</w:t>
      </w:r>
      <w:r w:rsidR="008C3BAA">
        <w:rPr>
          <w:rFonts w:cs="Arial"/>
        </w:rPr>
        <w:t xml:space="preserve"> as well as the biomarker information, resources, expertise, and patient population to carry o</w:t>
      </w:r>
      <w:r w:rsidR="00C67A9E">
        <w:rPr>
          <w:rFonts w:cs="Arial"/>
        </w:rPr>
        <w:t>ut a</w:t>
      </w:r>
      <w:r w:rsidR="0089043E">
        <w:rPr>
          <w:rFonts w:cs="Arial"/>
        </w:rPr>
        <w:t>n economically feasible</w:t>
      </w:r>
      <w:r w:rsidR="008F11CB">
        <w:rPr>
          <w:rFonts w:cs="Arial"/>
        </w:rPr>
        <w:t>,</w:t>
      </w:r>
      <w:r w:rsidR="00C67A9E">
        <w:rPr>
          <w:rFonts w:cs="Arial"/>
        </w:rPr>
        <w:t xml:space="preserve"> full-scale clinical trial.</w:t>
      </w:r>
      <w:r w:rsidR="0013260D">
        <w:rPr>
          <w:rFonts w:cs="Arial"/>
        </w:rPr>
        <w:t xml:space="preserve"> </w:t>
      </w:r>
    </w:p>
    <w:p w14:paraId="1BF1D1FD" w14:textId="77777777" w:rsidR="00EA45E2" w:rsidRPr="00A1122B" w:rsidRDefault="00EA45E2">
      <w:pPr>
        <w:pStyle w:val="NoSpacing"/>
        <w:spacing w:afterLines="35" w:after="84"/>
        <w:rPr>
          <w:rFonts w:cs="Arial"/>
          <w:color w:val="000000"/>
        </w:rPr>
        <w:pPrChange w:id="7" w:author="Ryan Essex" w:date="2016-02-26T20:11:00Z">
          <w:pPr/>
        </w:pPrChange>
      </w:pPr>
    </w:p>
    <w:p w14:paraId="33BD8E22" w14:textId="2BF406CA" w:rsidR="0011683F" w:rsidRPr="00C82D24" w:rsidDel="00DB1078" w:rsidRDefault="00C82D24" w:rsidP="005F5BEF">
      <w:pPr>
        <w:spacing w:afterLines="35" w:after="84"/>
        <w:rPr>
          <w:del w:id="8" w:author="Ryan Essex" w:date="2016-02-26T20:19:00Z"/>
        </w:rPr>
      </w:pPr>
      <w:r w:rsidRPr="000D43FF">
        <w:rPr>
          <w:rStyle w:val="Heading2Char"/>
          <w:rPrChange w:id="9" w:author="Ryan Essex" w:date="2016-02-29T14:47:00Z">
            <w:rPr>
              <w:rFonts w:cs="Arial"/>
            </w:rPr>
          </w:rPrChange>
        </w:rPr>
        <w:t xml:space="preserve">1) </w:t>
      </w:r>
      <w:r w:rsidR="00981C5C" w:rsidRPr="000D43FF">
        <w:rPr>
          <w:rStyle w:val="Heading2Char"/>
          <w:rPrChange w:id="10" w:author="Ryan Essex" w:date="2016-02-29T14:47:00Z">
            <w:rPr>
              <w:rFonts w:cs="Arial"/>
            </w:rPr>
          </w:rPrChange>
        </w:rPr>
        <w:t>Identification of biomarkers and epileptogenesis in animals and patients</w:t>
      </w:r>
      <w:r w:rsidR="00B945CD" w:rsidRPr="000D43FF">
        <w:rPr>
          <w:rStyle w:val="Heading2Char"/>
          <w:rPrChange w:id="11" w:author="Ryan Essex" w:date="2016-02-29T14:47:00Z">
            <w:rPr>
              <w:rFonts w:cs="Arial"/>
            </w:rPr>
          </w:rPrChange>
        </w:rPr>
        <w:t>:</w:t>
      </w:r>
      <w:r w:rsidR="00050EE8" w:rsidRPr="000D43FF">
        <w:rPr>
          <w:rStyle w:val="Heading2Char"/>
          <w:rPrChange w:id="12" w:author="Ryan Essex" w:date="2016-02-29T14:47:00Z">
            <w:rPr>
              <w:b/>
            </w:rPr>
          </w:rPrChange>
        </w:rPr>
        <w:t xml:space="preserve"> </w:t>
      </w:r>
      <w:r w:rsidR="0011683F" w:rsidRPr="000D43FF">
        <w:rPr>
          <w:rStyle w:val="Heading2Char"/>
          <w:rPrChange w:id="13" w:author="Ryan Essex" w:date="2016-02-29T14:47:00Z">
            <w:rPr>
              <w:b/>
            </w:rPr>
          </w:rPrChange>
        </w:rPr>
        <w:t>Even if a potential antiep</w:t>
      </w:r>
      <w:r w:rsidR="0011683F" w:rsidRPr="000D43FF">
        <w:rPr>
          <w:rStyle w:val="Heading2Char"/>
          <w:rPrChange w:id="14" w:author="Ryan Essex" w:date="2016-02-29T14:47:00Z">
            <w:rPr>
              <w:b/>
            </w:rPr>
          </w:rPrChange>
        </w:rPr>
        <w:t>i</w:t>
      </w:r>
      <w:r w:rsidR="0011683F" w:rsidRPr="000D43FF">
        <w:rPr>
          <w:rStyle w:val="Heading2Char"/>
          <w:rPrChange w:id="15" w:author="Ryan Essex" w:date="2016-02-29T14:47:00Z">
            <w:rPr>
              <w:b/>
            </w:rPr>
          </w:rPrChange>
        </w:rPr>
        <w:t>leptogeni</w:t>
      </w:r>
      <w:r w:rsidR="001B0F5D" w:rsidRPr="000D43FF">
        <w:rPr>
          <w:rStyle w:val="Heading2Char"/>
          <w:rPrChange w:id="16" w:author="Ryan Essex" w:date="2016-02-29T14:47:00Z">
            <w:rPr>
              <w:b/>
            </w:rPr>
          </w:rPrChange>
        </w:rPr>
        <w:t>c agent existed, there is no at-</w:t>
      </w:r>
      <w:r w:rsidR="0011683F" w:rsidRPr="000D43FF">
        <w:rPr>
          <w:rStyle w:val="Heading2Char"/>
          <w:rPrChange w:id="17" w:author="Ryan Essex" w:date="2016-02-29T14:47:00Z">
            <w:rPr>
              <w:b/>
            </w:rPr>
          </w:rPrChange>
        </w:rPr>
        <w:t>risk patie</w:t>
      </w:r>
      <w:r w:rsidR="00C67A9E" w:rsidRPr="000D43FF">
        <w:rPr>
          <w:rStyle w:val="Heading2Char"/>
          <w:rPrChange w:id="18" w:author="Ryan Essex" w:date="2016-02-29T14:47:00Z">
            <w:rPr>
              <w:b/>
            </w:rPr>
          </w:rPrChange>
        </w:rPr>
        <w:t xml:space="preserve">nt population in </w:t>
      </w:r>
      <w:r w:rsidR="001B0F5D" w:rsidRPr="000D43FF">
        <w:rPr>
          <w:rStyle w:val="Heading2Char"/>
          <w:rPrChange w:id="19" w:author="Ryan Essex" w:date="2016-02-29T14:47:00Z">
            <w:rPr>
              <w:b/>
            </w:rPr>
          </w:rPrChange>
        </w:rPr>
        <w:t>which</w:t>
      </w:r>
      <w:r w:rsidR="00C67A9E" w:rsidRPr="000D43FF">
        <w:rPr>
          <w:rStyle w:val="Heading2Char"/>
          <w:rPrChange w:id="20" w:author="Ryan Essex" w:date="2016-02-29T14:47:00Z">
            <w:rPr>
              <w:b/>
            </w:rPr>
          </w:rPrChange>
        </w:rPr>
        <w:t xml:space="preserve"> to test it</w:t>
      </w:r>
      <w:r w:rsidR="0011683F" w:rsidRPr="000D43FF">
        <w:rPr>
          <w:rStyle w:val="Heading2Char"/>
          <w:rPrChange w:id="21" w:author="Ryan Essex" w:date="2016-02-29T14:47:00Z">
            <w:rPr>
              <w:b/>
            </w:rPr>
          </w:rPrChange>
        </w:rPr>
        <w:t xml:space="preserve">s </w:t>
      </w:r>
      <w:r w:rsidR="001B0F5D" w:rsidRPr="000D43FF">
        <w:rPr>
          <w:rStyle w:val="Heading2Char"/>
          <w:rPrChange w:id="22" w:author="Ryan Essex" w:date="2016-02-29T14:47:00Z">
            <w:rPr>
              <w:b/>
            </w:rPr>
          </w:rPrChange>
        </w:rPr>
        <w:t>success</w:t>
      </w:r>
      <w:r w:rsidR="007A34A0" w:rsidRPr="000D43FF">
        <w:rPr>
          <w:rStyle w:val="Heading2Char"/>
          <w:rPrChange w:id="23" w:author="Ryan Essex" w:date="2016-02-29T14:47:00Z">
            <w:rPr>
              <w:b/>
            </w:rPr>
          </w:rPrChange>
        </w:rPr>
        <w:t xml:space="preserve"> cost effe</w:t>
      </w:r>
      <w:r w:rsidR="007A34A0" w:rsidRPr="000D43FF">
        <w:rPr>
          <w:rStyle w:val="Heading2Char"/>
          <w:rPrChange w:id="24" w:author="Ryan Essex" w:date="2016-02-29T14:47:00Z">
            <w:rPr>
              <w:b/>
            </w:rPr>
          </w:rPrChange>
        </w:rPr>
        <w:t>c</w:t>
      </w:r>
      <w:r w:rsidR="007A34A0" w:rsidRPr="000D43FF">
        <w:rPr>
          <w:rStyle w:val="Heading2Char"/>
          <w:rPrChange w:id="25" w:author="Ryan Essex" w:date="2016-02-29T14:47:00Z">
            <w:rPr>
              <w:b/>
            </w:rPr>
          </w:rPrChange>
        </w:rPr>
        <w:t>tively</w:t>
      </w:r>
      <w:r w:rsidR="0011683F" w:rsidRPr="000D43FF">
        <w:rPr>
          <w:rStyle w:val="NoSpacingChar"/>
          <w:rPrChange w:id="26" w:author="Ryan Essex" w:date="2016-02-29T14:47:00Z">
            <w:rPr>
              <w:b/>
            </w:rPr>
          </w:rPrChange>
        </w:rPr>
        <w:t>.</w:t>
      </w:r>
      <w:r w:rsidR="00C67A9E" w:rsidRPr="000D43FF">
        <w:rPr>
          <w:rStyle w:val="NoSpacingChar"/>
          <w:rPrChange w:id="27" w:author="Ryan Essex" w:date="2016-02-29T14:47:00Z">
            <w:rPr/>
          </w:rPrChange>
        </w:rPr>
        <w:t xml:space="preserve"> </w:t>
      </w:r>
      <w:r w:rsidR="0011683F" w:rsidRPr="000D43FF">
        <w:rPr>
          <w:rStyle w:val="NoSpacingChar"/>
          <w:rPrChange w:id="28" w:author="Ryan Essex" w:date="2016-02-29T14:47:00Z">
            <w:rPr/>
          </w:rPrChange>
        </w:rPr>
        <w:t xml:space="preserve">Clinical trials utilizing patients after moderate to severe TBI, the most appropriate population for such </w:t>
      </w:r>
      <w:r w:rsidR="007A34A0" w:rsidRPr="000D43FF">
        <w:rPr>
          <w:rStyle w:val="NoSpacingChar"/>
          <w:rPrChange w:id="29" w:author="Ryan Essex" w:date="2016-02-29T14:47:00Z">
            <w:rPr/>
          </w:rPrChange>
        </w:rPr>
        <w:t>studies,</w:t>
      </w:r>
      <w:r w:rsidR="00C06787" w:rsidRPr="000D43FF">
        <w:rPr>
          <w:rStyle w:val="NoSpacingChar"/>
          <w:rPrChange w:id="30" w:author="Ryan Essex" w:date="2016-02-29T14:47:00Z">
            <w:rPr/>
          </w:rPrChange>
        </w:rPr>
        <w:t xml:space="preserve"> would require a large sample size</w:t>
      </w:r>
      <w:r w:rsidR="0011683F" w:rsidRPr="000D43FF">
        <w:rPr>
          <w:rStyle w:val="NoSpacingChar"/>
          <w:rPrChange w:id="31" w:author="Ryan Essex" w:date="2016-02-29T14:47:00Z">
            <w:rPr/>
          </w:rPrChange>
        </w:rPr>
        <w:t xml:space="preserve"> to a</w:t>
      </w:r>
      <w:r w:rsidR="00775159" w:rsidRPr="000D43FF">
        <w:rPr>
          <w:rStyle w:val="NoSpacingChar"/>
          <w:rPrChange w:id="32" w:author="Ryan Essex" w:date="2016-02-29T14:47:00Z">
            <w:rPr/>
          </w:rPrChange>
        </w:rPr>
        <w:t xml:space="preserve">ccount for the fact that </w:t>
      </w:r>
      <w:r w:rsidR="00FD49EA" w:rsidRPr="000D43FF">
        <w:rPr>
          <w:rStyle w:val="NoSpacingChar"/>
          <w:rPrChange w:id="33" w:author="Ryan Essex" w:date="2016-02-29T14:47:00Z">
            <w:rPr/>
          </w:rPrChange>
        </w:rPr>
        <w:t>only 15-25</w:t>
      </w:r>
      <w:r w:rsidR="001E152D" w:rsidRPr="000D43FF">
        <w:rPr>
          <w:rStyle w:val="NoSpacingChar"/>
          <w:rPrChange w:id="34" w:author="Ryan Essex" w:date="2016-02-29T14:47:00Z">
            <w:rPr/>
          </w:rPrChange>
        </w:rPr>
        <w:t xml:space="preserve">% of these </w:t>
      </w:r>
      <w:r w:rsidR="00C67A9E" w:rsidRPr="000D43FF">
        <w:rPr>
          <w:rStyle w:val="NoSpacingChar"/>
          <w:rPrChange w:id="35" w:author="Ryan Essex" w:date="2016-02-29T14:47:00Z">
            <w:rPr/>
          </w:rPrChange>
        </w:rPr>
        <w:t>patients eventually develop PTE</w:t>
      </w:r>
      <w:r w:rsidR="001E152D" w:rsidRPr="000D43FF">
        <w:rPr>
          <w:rStyle w:val="NoSpacingChar"/>
          <w:rPrChange w:id="36" w:author="Ryan Essex" w:date="2016-02-29T14:47:00Z">
            <w:rPr/>
          </w:rPrChange>
        </w:rPr>
        <w:t xml:space="preserve"> and at least 2 years of follow-up to identify 80-90% of them</w:t>
      </w:r>
      <w:r w:rsidR="00284698" w:rsidRPr="00C82D24">
        <w:t>.</w:t>
      </w:r>
      <w:r w:rsidR="009E383A" w:rsidRPr="002859DD">
        <w:rPr>
          <w:rFonts w:ascii="Arial" w:hAnsi="Arial"/>
          <w:sz w:val="22"/>
          <w:vertAlign w:val="superscript"/>
        </w:rPr>
        <w:t>49</w:t>
      </w:r>
      <w:proofErr w:type="gramStart"/>
      <w:r w:rsidR="009E383A" w:rsidRPr="002859DD">
        <w:rPr>
          <w:rFonts w:ascii="Arial" w:hAnsi="Arial"/>
          <w:sz w:val="22"/>
          <w:vertAlign w:val="superscript"/>
        </w:rPr>
        <w:t>,91</w:t>
      </w:r>
      <w:proofErr w:type="gramEnd"/>
      <w:r w:rsidR="0011683F" w:rsidRPr="00C82D24">
        <w:t xml:space="preserve">  </w:t>
      </w:r>
      <w:r w:rsidR="00C06787" w:rsidRPr="000D43FF">
        <w:rPr>
          <w:rStyle w:val="NoSpacingChar"/>
          <w:rPrChange w:id="37" w:author="Ryan Essex" w:date="2016-02-29T14:47:00Z">
            <w:rPr/>
          </w:rPrChange>
        </w:rPr>
        <w:t xml:space="preserve">Similarly, preclinical trials </w:t>
      </w:r>
      <w:r w:rsidR="00C06787" w:rsidRPr="000D43FF">
        <w:rPr>
          <w:rStyle w:val="NoSpacingChar"/>
          <w:rPrChange w:id="38" w:author="Ryan Essex" w:date="2016-02-29T14:47:00Z">
            <w:rPr/>
          </w:rPrChange>
        </w:rPr>
        <w:lastRenderedPageBreak/>
        <w:t xml:space="preserve">currently rely on outcomes that require 24/7 EEG monitoring over months, which is costly and labor intensive, in order to document the presence or absence of epilepsy. </w:t>
      </w:r>
      <w:r w:rsidR="0011683F" w:rsidRPr="000D43FF">
        <w:rPr>
          <w:rStyle w:val="NoSpacingChar"/>
          <w:rPrChange w:id="39" w:author="Ryan Essex" w:date="2016-02-29T14:47:00Z">
            <w:rPr>
              <w:b/>
            </w:rPr>
          </w:rPrChange>
        </w:rPr>
        <w:t xml:space="preserve">Such trials would be prohibitively expensive unless </w:t>
      </w:r>
      <w:r w:rsidR="00683920" w:rsidRPr="000D43FF">
        <w:rPr>
          <w:rStyle w:val="NoSpacingChar"/>
          <w:rPrChange w:id="40" w:author="Ryan Essex" w:date="2016-02-29T14:47:00Z">
            <w:rPr>
              <w:b/>
            </w:rPr>
          </w:rPrChange>
        </w:rPr>
        <w:t xml:space="preserve">a profile of </w:t>
      </w:r>
      <w:r w:rsidR="0011683F" w:rsidRPr="000D43FF">
        <w:rPr>
          <w:rStyle w:val="NoSpacingChar"/>
          <w:rPrChange w:id="41" w:author="Ryan Essex" w:date="2016-02-29T14:47:00Z">
            <w:rPr>
              <w:b/>
            </w:rPr>
          </w:rPrChange>
        </w:rPr>
        <w:t>reliable biomarkers can be identified to enrich the trial population</w:t>
      </w:r>
      <w:r w:rsidR="0045775F" w:rsidRPr="000D43FF">
        <w:rPr>
          <w:rStyle w:val="NoSpacingChar"/>
          <w:rPrChange w:id="42" w:author="Ryan Essex" w:date="2016-02-29T14:47:00Z">
            <w:rPr>
              <w:b/>
            </w:rPr>
          </w:rPrChange>
        </w:rPr>
        <w:t xml:space="preserve"> with hig</w:t>
      </w:r>
      <w:r w:rsidR="007A34A0" w:rsidRPr="000D43FF">
        <w:rPr>
          <w:rStyle w:val="NoSpacingChar"/>
          <w:rPrChange w:id="43" w:author="Ryan Essex" w:date="2016-02-29T14:47:00Z">
            <w:rPr>
              <w:b/>
            </w:rPr>
          </w:rPrChange>
        </w:rPr>
        <w:t>h</w:t>
      </w:r>
      <w:r w:rsidR="0045775F" w:rsidRPr="000D43FF">
        <w:rPr>
          <w:rStyle w:val="NoSpacingChar"/>
          <w:rPrChange w:id="44" w:author="Ryan Essex" w:date="2016-02-29T14:47:00Z">
            <w:rPr>
              <w:b/>
            </w:rPr>
          </w:rPrChange>
        </w:rPr>
        <w:t>-risk subjec</w:t>
      </w:r>
      <w:r w:rsidR="00683920" w:rsidRPr="000D43FF">
        <w:rPr>
          <w:rStyle w:val="NoSpacingChar"/>
          <w:rPrChange w:id="45" w:author="Ryan Essex" w:date="2016-02-29T14:47:00Z">
            <w:rPr>
              <w:b/>
            </w:rPr>
          </w:rPrChange>
        </w:rPr>
        <w:t>t</w:t>
      </w:r>
      <w:r w:rsidR="0045775F" w:rsidRPr="000D43FF">
        <w:rPr>
          <w:rStyle w:val="NoSpacingChar"/>
          <w:rPrChange w:id="46" w:author="Ryan Essex" w:date="2016-02-29T14:47:00Z">
            <w:rPr>
              <w:b/>
            </w:rPr>
          </w:rPrChange>
        </w:rPr>
        <w:t>s, permit staging</w:t>
      </w:r>
      <w:r w:rsidR="0011683F" w:rsidRPr="000D43FF">
        <w:rPr>
          <w:rStyle w:val="NoSpacingChar"/>
          <w:rPrChange w:id="47" w:author="Ryan Essex" w:date="2016-02-29T14:47:00Z">
            <w:rPr>
              <w:b/>
            </w:rPr>
          </w:rPrChange>
        </w:rPr>
        <w:t xml:space="preserve"> </w:t>
      </w:r>
      <w:r w:rsidR="0045775F" w:rsidRPr="000D43FF">
        <w:rPr>
          <w:rStyle w:val="NoSpacingChar"/>
          <w:rPrChange w:id="48" w:author="Ryan Essex" w:date="2016-02-29T14:47:00Z">
            <w:rPr>
              <w:b/>
            </w:rPr>
          </w:rPrChange>
        </w:rPr>
        <w:t xml:space="preserve">of epileptogenesis to inform timing </w:t>
      </w:r>
      <w:r w:rsidR="007A34A0" w:rsidRPr="000D43FF">
        <w:rPr>
          <w:rStyle w:val="NoSpacingChar"/>
          <w:rPrChange w:id="49" w:author="Ryan Essex" w:date="2016-02-29T14:47:00Z">
            <w:rPr>
              <w:b/>
            </w:rPr>
          </w:rPrChange>
        </w:rPr>
        <w:t>of interventi</w:t>
      </w:r>
      <w:r w:rsidR="0045775F" w:rsidRPr="000D43FF">
        <w:rPr>
          <w:rStyle w:val="NoSpacingChar"/>
          <w:rPrChange w:id="50" w:author="Ryan Essex" w:date="2016-02-29T14:47:00Z">
            <w:rPr>
              <w:b/>
            </w:rPr>
          </w:rPrChange>
        </w:rPr>
        <w:t xml:space="preserve">ons, </w:t>
      </w:r>
      <w:r w:rsidR="0011683F" w:rsidRPr="000D43FF">
        <w:rPr>
          <w:rStyle w:val="NoSpacingChar"/>
          <w:rPrChange w:id="51" w:author="Ryan Essex" w:date="2016-02-29T14:47:00Z">
            <w:rPr>
              <w:b/>
            </w:rPr>
          </w:rPrChange>
        </w:rPr>
        <w:t xml:space="preserve">and </w:t>
      </w:r>
      <w:r w:rsidR="00B945CD" w:rsidRPr="000D43FF">
        <w:rPr>
          <w:rStyle w:val="NoSpacingChar"/>
          <w:rPrChange w:id="52" w:author="Ryan Essex" w:date="2016-02-29T14:47:00Z">
            <w:rPr>
              <w:b/>
            </w:rPr>
          </w:rPrChange>
        </w:rPr>
        <w:t>provi</w:t>
      </w:r>
      <w:r w:rsidR="001B0F5D" w:rsidRPr="000D43FF">
        <w:rPr>
          <w:rStyle w:val="NoSpacingChar"/>
          <w:rPrChange w:id="53" w:author="Ryan Essex" w:date="2016-02-29T14:47:00Z">
            <w:rPr>
              <w:b/>
            </w:rPr>
          </w:rPrChange>
        </w:rPr>
        <w:t>de surrogate markers of outcome</w:t>
      </w:r>
      <w:r w:rsidR="00B945CD" w:rsidRPr="000D43FF">
        <w:rPr>
          <w:rStyle w:val="NoSpacingChar"/>
          <w:rPrChange w:id="54" w:author="Ryan Essex" w:date="2016-02-29T14:47:00Z">
            <w:rPr>
              <w:b/>
            </w:rPr>
          </w:rPrChange>
        </w:rPr>
        <w:t xml:space="preserve"> to shorten trial durations</w:t>
      </w:r>
      <w:r w:rsidR="00E22EFD" w:rsidRPr="002859DD">
        <w:rPr>
          <w:rFonts w:ascii="Arial" w:hAnsi="Arial"/>
          <w:sz w:val="22"/>
          <w:vertAlign w:val="superscript"/>
        </w:rPr>
        <w:t>2</w:t>
      </w:r>
      <w:r w:rsidR="009E383A" w:rsidRPr="002859DD">
        <w:rPr>
          <w:rFonts w:ascii="Arial" w:hAnsi="Arial"/>
          <w:sz w:val="22"/>
          <w:vertAlign w:val="superscript"/>
        </w:rPr>
        <w:t>6</w:t>
      </w:r>
      <w:proofErr w:type="gramStart"/>
      <w:r w:rsidR="009E383A" w:rsidRPr="002859DD">
        <w:rPr>
          <w:rFonts w:ascii="Arial" w:hAnsi="Arial"/>
          <w:sz w:val="22"/>
          <w:vertAlign w:val="superscript"/>
        </w:rPr>
        <w:t>,27,28,75</w:t>
      </w:r>
      <w:proofErr w:type="gramEnd"/>
      <w:r w:rsidR="00A971C8" w:rsidRPr="002859DD">
        <w:rPr>
          <w:rFonts w:ascii="Arial" w:hAnsi="Arial"/>
          <w:sz w:val="22"/>
          <w:vertAlign w:val="superscript"/>
        </w:rPr>
        <w:t>.</w:t>
      </w:r>
      <w:r w:rsidR="00E22EFD" w:rsidRPr="00C82D24">
        <w:t xml:space="preserve"> </w:t>
      </w:r>
      <w:r w:rsidR="00583958" w:rsidRPr="000D43FF">
        <w:rPr>
          <w:rStyle w:val="NoSpacingChar"/>
          <w:rPrChange w:id="55" w:author="Ryan Essex" w:date="2016-02-29T14:47:00Z">
            <w:rPr/>
          </w:rPrChange>
        </w:rPr>
        <w:t>Identification of reliable biomarkers to diagnose epileptogenesis could also facilitate the discovery of antiepileptogenic treatments by enabling rapid through-put screening of candidate compounds, and the search for biomarkers could reveal targets for novel antiepileptogenic interventions. Much work has been published in recent years on putative imaging</w:t>
      </w:r>
      <w:proofErr w:type="gramStart"/>
      <w:r w:rsidR="00583958" w:rsidRPr="00467078">
        <w:rPr>
          <w:rStyle w:val="NoSpacingChar"/>
          <w:rPrChange w:id="56" w:author="Ryan Essex" w:date="2016-02-26T19:44:00Z">
            <w:rPr>
              <w:rFonts w:cs="Arial"/>
            </w:rPr>
          </w:rPrChange>
        </w:rPr>
        <w:t>,</w:t>
      </w:r>
      <w:r w:rsidR="000E273D" w:rsidRPr="002859DD">
        <w:rPr>
          <w:rFonts w:ascii="Arial" w:hAnsi="Arial"/>
          <w:sz w:val="22"/>
          <w:vertAlign w:val="superscript"/>
        </w:rPr>
        <w:t>14,</w:t>
      </w:r>
      <w:r w:rsidR="009E383A" w:rsidRPr="002859DD">
        <w:rPr>
          <w:rFonts w:ascii="Arial" w:hAnsi="Arial"/>
          <w:sz w:val="22"/>
          <w:vertAlign w:val="superscript"/>
        </w:rPr>
        <w:t>29,35,</w:t>
      </w:r>
      <w:r w:rsidR="000E273D" w:rsidRPr="002859DD">
        <w:rPr>
          <w:rFonts w:ascii="Arial" w:hAnsi="Arial"/>
          <w:sz w:val="22"/>
          <w:vertAlign w:val="superscript"/>
        </w:rPr>
        <w:t>48</w:t>
      </w:r>
      <w:r w:rsidR="00583958" w:rsidRPr="002859DD">
        <w:rPr>
          <w:rFonts w:ascii="Arial" w:hAnsi="Arial"/>
          <w:sz w:val="22"/>
          <w:vertAlign w:val="superscript"/>
        </w:rPr>
        <w:t>,</w:t>
      </w:r>
      <w:r w:rsidR="009E383A" w:rsidRPr="002859DD">
        <w:rPr>
          <w:rFonts w:ascii="Arial" w:hAnsi="Arial"/>
          <w:sz w:val="22"/>
          <w:vertAlign w:val="superscript"/>
        </w:rPr>
        <w:t>59,60,</w:t>
      </w:r>
      <w:r w:rsidR="000E273D" w:rsidRPr="002859DD">
        <w:rPr>
          <w:rFonts w:ascii="Arial" w:hAnsi="Arial"/>
          <w:sz w:val="22"/>
          <w:vertAlign w:val="superscript"/>
        </w:rPr>
        <w:t>72</w:t>
      </w:r>
      <w:r w:rsidR="009E383A" w:rsidRPr="002859DD">
        <w:rPr>
          <w:rFonts w:ascii="Arial" w:hAnsi="Arial"/>
          <w:sz w:val="22"/>
          <w:vertAlign w:val="superscript"/>
        </w:rPr>
        <w:t>,83</w:t>
      </w:r>
      <w:r w:rsidR="00690E25">
        <w:rPr>
          <w:rFonts w:ascii="Arial" w:hAnsi="Arial"/>
          <w:sz w:val="22"/>
          <w:vertAlign w:val="superscript"/>
        </w:rPr>
        <w:t>,103</w:t>
      </w:r>
      <w:proofErr w:type="gramEnd"/>
      <w:r w:rsidR="00583958" w:rsidRPr="00CE3D9B">
        <w:t xml:space="preserve"> </w:t>
      </w:r>
      <w:r w:rsidR="00583958" w:rsidRPr="000D43FF">
        <w:rPr>
          <w:rStyle w:val="NoSpacingChar"/>
          <w:rPrChange w:id="57" w:author="Ryan Essex" w:date="2016-02-29T14:48:00Z">
            <w:rPr/>
          </w:rPrChange>
        </w:rPr>
        <w:t>electrophysiolog</w:t>
      </w:r>
      <w:r w:rsidR="00583958" w:rsidRPr="000D43FF">
        <w:rPr>
          <w:rStyle w:val="NoSpacingChar"/>
          <w:rPrChange w:id="58" w:author="Ryan Essex" w:date="2016-02-29T14:48:00Z">
            <w:rPr/>
          </w:rPrChange>
        </w:rPr>
        <w:t>i</w:t>
      </w:r>
      <w:r w:rsidR="00583958" w:rsidRPr="000D43FF">
        <w:rPr>
          <w:rStyle w:val="NoSpacingChar"/>
          <w:rPrChange w:id="59" w:author="Ryan Essex" w:date="2016-02-29T14:48:00Z">
            <w:rPr/>
          </w:rPrChange>
        </w:rPr>
        <w:t>cal,</w:t>
      </w:r>
      <w:r w:rsidR="006D2A68" w:rsidRPr="002859DD">
        <w:rPr>
          <w:rFonts w:ascii="Arial" w:hAnsi="Arial"/>
          <w:sz w:val="22"/>
          <w:vertAlign w:val="superscript"/>
        </w:rPr>
        <w:t>10,</w:t>
      </w:r>
      <w:r w:rsidR="009E383A" w:rsidRPr="002859DD">
        <w:rPr>
          <w:rFonts w:ascii="Arial" w:hAnsi="Arial"/>
          <w:sz w:val="22"/>
          <w:vertAlign w:val="superscript"/>
        </w:rPr>
        <w:t>45,</w:t>
      </w:r>
      <w:r w:rsidR="006D2A68" w:rsidRPr="002859DD">
        <w:rPr>
          <w:rFonts w:ascii="Arial" w:hAnsi="Arial"/>
          <w:sz w:val="22"/>
          <w:vertAlign w:val="superscript"/>
        </w:rPr>
        <w:t>46</w:t>
      </w:r>
      <w:r w:rsidR="00583958" w:rsidRPr="002859DD">
        <w:rPr>
          <w:rFonts w:ascii="Arial" w:hAnsi="Arial"/>
          <w:sz w:val="22"/>
          <w:vertAlign w:val="superscript"/>
        </w:rPr>
        <w:t>,</w:t>
      </w:r>
      <w:r w:rsidR="009E383A" w:rsidRPr="002859DD">
        <w:rPr>
          <w:rFonts w:ascii="Arial" w:hAnsi="Arial"/>
          <w:sz w:val="22"/>
          <w:vertAlign w:val="superscript"/>
        </w:rPr>
        <w:t>88,</w:t>
      </w:r>
      <w:r w:rsidR="00583958" w:rsidRPr="002859DD">
        <w:rPr>
          <w:rFonts w:ascii="Arial" w:hAnsi="Arial"/>
          <w:sz w:val="22"/>
          <w:vertAlign w:val="superscript"/>
        </w:rPr>
        <w:t>8</w:t>
      </w:r>
      <w:r w:rsidR="006D2A68" w:rsidRPr="002859DD">
        <w:rPr>
          <w:rFonts w:ascii="Arial" w:hAnsi="Arial"/>
          <w:sz w:val="22"/>
          <w:vertAlign w:val="superscript"/>
        </w:rPr>
        <w:t>9</w:t>
      </w:r>
      <w:r w:rsidR="009E383A" w:rsidRPr="002859DD">
        <w:rPr>
          <w:rFonts w:ascii="Arial" w:hAnsi="Arial"/>
          <w:sz w:val="22"/>
          <w:vertAlign w:val="superscript"/>
        </w:rPr>
        <w:t>,100</w:t>
      </w:r>
      <w:r w:rsidR="00583958" w:rsidRPr="00467078">
        <w:rPr>
          <w:rStyle w:val="NoSpacingChar"/>
          <w:rPrChange w:id="60" w:author="Ryan Essex" w:date="2016-02-26T19:44:00Z">
            <w:rPr>
              <w:rFonts w:cs="Arial"/>
            </w:rPr>
          </w:rPrChange>
        </w:rPr>
        <w:t xml:space="preserve"> </w:t>
      </w:r>
      <w:r w:rsidR="00583958" w:rsidRPr="000D43FF">
        <w:rPr>
          <w:rStyle w:val="NoSpacingChar"/>
          <w:rPrChange w:id="61" w:author="Ryan Essex" w:date="2016-02-29T14:48:00Z">
            <w:rPr>
              <w:rFonts w:cs="Arial"/>
            </w:rPr>
          </w:rPrChange>
        </w:rPr>
        <w:t>molecular, and cellula</w:t>
      </w:r>
      <w:r w:rsidR="00583958" w:rsidRPr="00467078">
        <w:rPr>
          <w:rStyle w:val="NoSpacingChar"/>
          <w:rPrChange w:id="62" w:author="Ryan Essex" w:date="2016-02-26T19:44:00Z">
            <w:rPr>
              <w:rFonts w:cs="Arial"/>
            </w:rPr>
          </w:rPrChange>
        </w:rPr>
        <w:t>r</w:t>
      </w:r>
      <w:r w:rsidR="006D2A68" w:rsidRPr="002859DD">
        <w:rPr>
          <w:rFonts w:ascii="Arial" w:hAnsi="Arial"/>
          <w:sz w:val="22"/>
          <w:vertAlign w:val="superscript"/>
        </w:rPr>
        <w:t>22,36,40,44</w:t>
      </w:r>
      <w:r w:rsidR="009E383A" w:rsidRPr="002859DD">
        <w:rPr>
          <w:rFonts w:ascii="Arial" w:hAnsi="Arial"/>
          <w:sz w:val="22"/>
          <w:vertAlign w:val="superscript"/>
        </w:rPr>
        <w:t>,61</w:t>
      </w:r>
      <w:r w:rsidR="006D2A68" w:rsidRPr="002859DD">
        <w:rPr>
          <w:rFonts w:ascii="Arial" w:hAnsi="Arial"/>
          <w:sz w:val="22"/>
          <w:vertAlign w:val="superscript"/>
        </w:rPr>
        <w:t>,63</w:t>
      </w:r>
      <w:r w:rsidR="00583958" w:rsidRPr="002859DD">
        <w:rPr>
          <w:rFonts w:ascii="Arial" w:hAnsi="Arial"/>
          <w:sz w:val="22"/>
          <w:vertAlign w:val="superscript"/>
        </w:rPr>
        <w:t xml:space="preserve"> </w:t>
      </w:r>
      <w:r w:rsidR="00583958" w:rsidRPr="000D43FF">
        <w:rPr>
          <w:rStyle w:val="NoSpacingChar"/>
          <w:rPrChange w:id="63" w:author="Ryan Essex" w:date="2016-02-29T14:48:00Z">
            <w:rPr>
              <w:rFonts w:cs="Arial"/>
              <w:vertAlign w:val="superscript"/>
            </w:rPr>
          </w:rPrChange>
        </w:rPr>
        <w:t>biomarkers. However, a primary obstacle in achieving this goal has been the fact that both animal and clinical studies have invariably been underpowered. Furthermore, the lack of standardized approaches has prevented definitive comparative and translational analyses among published studies. Our proposal has addressed these problems by creating a collaborative multicenter, intern</w:t>
      </w:r>
      <w:r w:rsidR="00583958" w:rsidRPr="000D43FF">
        <w:rPr>
          <w:rStyle w:val="NoSpacingChar"/>
          <w:rPrChange w:id="64" w:author="Ryan Essex" w:date="2016-02-29T14:48:00Z">
            <w:rPr>
              <w:rFonts w:cs="Arial"/>
              <w:vertAlign w:val="superscript"/>
            </w:rPr>
          </w:rPrChange>
        </w:rPr>
        <w:t>a</w:t>
      </w:r>
      <w:r w:rsidR="00583958" w:rsidRPr="000D43FF">
        <w:rPr>
          <w:rStyle w:val="NoSpacingChar"/>
          <w:rPrChange w:id="65" w:author="Ryan Essex" w:date="2016-02-29T14:48:00Z">
            <w:rPr>
              <w:rFonts w:cs="Arial"/>
              <w:vertAlign w:val="superscript"/>
            </w:rPr>
          </w:rPrChange>
        </w:rPr>
        <w:t>tional research effort composed of multidisciplinary teams of basic and clinical neuroscientists with access to robust, well-defined animal models, extensive patient populations, standardized protocols, and cutting-edge analytic methodology. We expect that the predictive power will likely require a combination of electrophysiolo</w:t>
      </w:r>
      <w:r w:rsidR="00583958" w:rsidRPr="000D43FF">
        <w:rPr>
          <w:rStyle w:val="NoSpacingChar"/>
          <w:rPrChange w:id="66" w:author="Ryan Essex" w:date="2016-02-29T14:48:00Z">
            <w:rPr/>
          </w:rPrChange>
        </w:rPr>
        <w:t>g</w:t>
      </w:r>
      <w:r w:rsidR="00583958" w:rsidRPr="000D43FF">
        <w:rPr>
          <w:rStyle w:val="NoSpacingChar"/>
          <w:rPrChange w:id="67" w:author="Ryan Essex" w:date="2016-02-29T14:48:00Z">
            <w:rPr/>
          </w:rPrChange>
        </w:rPr>
        <w:t>ic</w:t>
      </w:r>
      <w:r w:rsidR="00FB4FFC">
        <w:rPr>
          <w:rStyle w:val="NoSpacingChar"/>
        </w:rPr>
        <w:t>al</w:t>
      </w:r>
      <w:r w:rsidR="00583958" w:rsidRPr="000D43FF">
        <w:rPr>
          <w:rStyle w:val="NoSpacingChar"/>
          <w:rPrChange w:id="68" w:author="Ryan Essex" w:date="2016-02-29T14:48:00Z">
            <w:rPr/>
          </w:rPrChange>
        </w:rPr>
        <w:t>, neuroimaging, and biochemical biomarkers measured at different post-injury time points, to diagnose with high sensitivity and specificity ongoing epileptogenesis independent of the severity of brain damage. We anticipate these studies will also provide insights into the fundamental neuronal mechanisms of these proces</w:t>
      </w:r>
      <w:r w:rsidR="00583958" w:rsidRPr="000D43FF">
        <w:rPr>
          <w:rStyle w:val="NoSpacingChar"/>
          <w:rPrChange w:id="69" w:author="Ryan Essex" w:date="2016-02-29T14:48:00Z">
            <w:rPr/>
          </w:rPrChange>
        </w:rPr>
        <w:t>s</w:t>
      </w:r>
      <w:r w:rsidR="00583958" w:rsidRPr="000D43FF">
        <w:rPr>
          <w:rStyle w:val="NoSpacingChar"/>
          <w:rPrChange w:id="70" w:author="Ryan Essex" w:date="2016-02-29T14:48:00Z">
            <w:rPr/>
          </w:rPrChange>
        </w:rPr>
        <w:t>es</w:t>
      </w:r>
      <w:r w:rsidR="006D2A68" w:rsidRPr="002859DD">
        <w:rPr>
          <w:rFonts w:ascii="Arial" w:hAnsi="Arial"/>
          <w:sz w:val="22"/>
          <w:vertAlign w:val="superscript"/>
        </w:rPr>
        <w:t>26</w:t>
      </w:r>
      <w:proofErr w:type="gramStart"/>
      <w:r w:rsidR="006D2A68" w:rsidRPr="002859DD">
        <w:rPr>
          <w:rFonts w:ascii="Arial" w:hAnsi="Arial"/>
          <w:sz w:val="22"/>
          <w:vertAlign w:val="superscript"/>
        </w:rPr>
        <w:t>,28,31,62,74,80</w:t>
      </w:r>
      <w:r w:rsidR="00583958" w:rsidRPr="002859DD">
        <w:rPr>
          <w:rFonts w:ascii="Arial" w:hAnsi="Arial"/>
          <w:sz w:val="22"/>
          <w:vertAlign w:val="superscript"/>
        </w:rPr>
        <w:t>,8</w:t>
      </w:r>
      <w:r w:rsidR="006D2A68" w:rsidRPr="002859DD">
        <w:rPr>
          <w:rFonts w:ascii="Arial" w:hAnsi="Arial"/>
          <w:sz w:val="22"/>
          <w:vertAlign w:val="superscript"/>
        </w:rPr>
        <w:t>7</w:t>
      </w:r>
      <w:proofErr w:type="gramEnd"/>
      <w:r w:rsidR="00583958" w:rsidRPr="002859DD">
        <w:rPr>
          <w:rFonts w:ascii="Arial" w:hAnsi="Arial"/>
          <w:sz w:val="22"/>
          <w:vertAlign w:val="superscript"/>
        </w:rPr>
        <w:t xml:space="preserve"> </w:t>
      </w:r>
      <w:r w:rsidR="00583958" w:rsidRPr="00236B75">
        <w:rPr>
          <w:rStyle w:val="NoSpacingChar"/>
          <w:rPrChange w:id="71" w:author="Ryan Essex" w:date="2016-02-26T20:18:00Z">
            <w:rPr>
              <w:vertAlign w:val="superscript"/>
            </w:rPr>
          </w:rPrChange>
        </w:rPr>
        <w:t>and inform basic research into novel targets for antiepileptogenic interventions.</w:t>
      </w:r>
      <w:r w:rsidR="00583958" w:rsidRPr="00C82D24">
        <w:t xml:space="preserve"> </w:t>
      </w:r>
    </w:p>
    <w:p w14:paraId="0D0242A7" w14:textId="16A4F67F" w:rsidR="00C82D24" w:rsidRPr="00A41D92" w:rsidRDefault="00C82D24">
      <w:pPr>
        <w:spacing w:afterLines="35" w:after="84"/>
        <w:pPrChange w:id="72" w:author="Ryan Essex" w:date="2016-02-26T20:19:00Z">
          <w:pPr>
            <w:pStyle w:val="ListParagraph"/>
            <w:ind w:left="0"/>
          </w:pPr>
        </w:pPrChange>
      </w:pPr>
    </w:p>
    <w:p w14:paraId="67FE0640" w14:textId="4B131A61" w:rsidR="005724B1" w:rsidRPr="0045775F" w:rsidDel="00A3346D" w:rsidRDefault="00A41D92">
      <w:pPr>
        <w:pStyle w:val="NoSpacing"/>
        <w:spacing w:afterLines="35" w:after="84"/>
        <w:rPr>
          <w:del w:id="73" w:author="Ryan Essex" w:date="2016-02-26T20:11:00Z"/>
          <w:rFonts w:cs="Arial"/>
        </w:rPr>
        <w:pPrChange w:id="74" w:author="Ryan Essex" w:date="2016-02-26T19:44:00Z">
          <w:pPr/>
        </w:pPrChange>
      </w:pPr>
      <w:r w:rsidRPr="00467078">
        <w:rPr>
          <w:rStyle w:val="Heading2Char"/>
          <w:rPrChange w:id="75" w:author="Ryan Essex" w:date="2016-02-26T19:43:00Z">
            <w:rPr>
              <w:rFonts w:cs="Arial"/>
            </w:rPr>
          </w:rPrChange>
        </w:rPr>
        <w:t>2)</w:t>
      </w:r>
      <w:r w:rsidR="00C82D24" w:rsidRPr="00467078">
        <w:rPr>
          <w:rStyle w:val="Heading2Char"/>
          <w:rPrChange w:id="76" w:author="Ryan Essex" w:date="2016-02-26T19:43:00Z">
            <w:rPr>
              <w:rFonts w:cs="Arial"/>
            </w:rPr>
          </w:rPrChange>
        </w:rPr>
        <w:t xml:space="preserve"> </w:t>
      </w:r>
      <w:r w:rsidR="006344F3" w:rsidRPr="00467078">
        <w:rPr>
          <w:rStyle w:val="Heading2Char"/>
          <w:rPrChange w:id="77" w:author="Ryan Essex" w:date="2016-02-26T19:43:00Z">
            <w:rPr>
              <w:rFonts w:cs="Arial"/>
              <w:i/>
            </w:rPr>
          </w:rPrChange>
        </w:rPr>
        <w:t>Standardized preclinical trials of potential antiepileptogenic therapies and identification of one or more potential antiepileptogenic agents</w:t>
      </w:r>
      <w:r w:rsidRPr="00467078">
        <w:rPr>
          <w:rStyle w:val="Heading2Char"/>
          <w:rPrChange w:id="78" w:author="Ryan Essex" w:date="2016-02-26T19:43:00Z">
            <w:rPr>
              <w:rFonts w:cs="Arial"/>
            </w:rPr>
          </w:rPrChange>
        </w:rPr>
        <w:t>:</w:t>
      </w:r>
      <w:r>
        <w:rPr>
          <w:rFonts w:cs="Arial"/>
        </w:rPr>
        <w:t xml:space="preserve"> </w:t>
      </w:r>
      <w:r w:rsidR="00B107B2" w:rsidRPr="00CE3D9B">
        <w:rPr>
          <w:rStyle w:val="NoSpacingChar"/>
          <w:rPrChange w:id="79" w:author="Ryan Essex" w:date="2016-02-26T20:18:00Z">
            <w:rPr>
              <w:rFonts w:cs="Arial"/>
            </w:rPr>
          </w:rPrChange>
        </w:rPr>
        <w:t xml:space="preserve">Scientific evidence </w:t>
      </w:r>
      <w:r w:rsidR="000A376F" w:rsidRPr="00CE3D9B">
        <w:rPr>
          <w:rStyle w:val="NoSpacingChar"/>
          <w:rPrChange w:id="80" w:author="Ryan Essex" w:date="2016-02-26T20:18:00Z">
            <w:rPr>
              <w:rFonts w:cs="Arial"/>
            </w:rPr>
          </w:rPrChange>
        </w:rPr>
        <w:t>suggests</w:t>
      </w:r>
      <w:r w:rsidR="00B107B2" w:rsidRPr="00CE3D9B">
        <w:rPr>
          <w:rStyle w:val="NoSpacingChar"/>
          <w:rPrChange w:id="81" w:author="Ryan Essex" w:date="2016-02-26T20:18:00Z">
            <w:rPr>
              <w:rFonts w:cs="Arial"/>
            </w:rPr>
          </w:rPrChange>
        </w:rPr>
        <w:t xml:space="preserve"> that many compounds could have antiepileptogenic potential, but adequate evidence to justify a clinical trial is lacking, in large part due to failure to reproduce promising resu</w:t>
      </w:r>
      <w:r w:rsidR="00CB7F53" w:rsidRPr="00CE3D9B">
        <w:rPr>
          <w:rStyle w:val="NoSpacingChar"/>
          <w:rPrChange w:id="82" w:author="Ryan Essex" w:date="2016-02-26T20:18:00Z">
            <w:rPr>
              <w:rFonts w:cs="Arial"/>
            </w:rPr>
          </w:rPrChange>
        </w:rPr>
        <w:t>lts in more than one laboratory</w:t>
      </w:r>
      <w:r w:rsidR="00B107B2" w:rsidRPr="00CE3D9B">
        <w:rPr>
          <w:rStyle w:val="NoSpacingChar"/>
          <w:rPrChange w:id="83" w:author="Ryan Essex" w:date="2016-02-26T20:18:00Z">
            <w:rPr>
              <w:rFonts w:cs="Arial"/>
            </w:rPr>
          </w:rPrChange>
        </w:rPr>
        <w:t xml:space="preserve"> and difficulty translating the preclinical to the clinical </w:t>
      </w:r>
      <w:r w:rsidR="00CB7F53" w:rsidRPr="00CE3D9B">
        <w:rPr>
          <w:rStyle w:val="NoSpacingChar"/>
          <w:rPrChange w:id="84" w:author="Ryan Essex" w:date="2016-02-26T20:18:00Z">
            <w:rPr>
              <w:rFonts w:cs="Arial"/>
            </w:rPr>
          </w:rPrChange>
        </w:rPr>
        <w:t xml:space="preserve">condition. </w:t>
      </w:r>
      <w:r w:rsidR="0045775F" w:rsidRPr="00CE3D9B">
        <w:rPr>
          <w:rStyle w:val="NoSpacingChar"/>
          <w:rPrChange w:id="85" w:author="Ryan Essex" w:date="2016-02-26T20:18:00Z">
            <w:rPr>
              <w:rFonts w:cs="Arial"/>
            </w:rPr>
          </w:rPrChange>
        </w:rPr>
        <w:t>This failure reflect</w:t>
      </w:r>
      <w:r w:rsidR="00B107B2" w:rsidRPr="00CE3D9B">
        <w:rPr>
          <w:rStyle w:val="NoSpacingChar"/>
          <w:rPrChange w:id="86" w:author="Ryan Essex" w:date="2016-02-26T20:18:00Z">
            <w:rPr>
              <w:rFonts w:cs="Arial"/>
            </w:rPr>
          </w:rPrChange>
        </w:rPr>
        <w:t>s the absence of a valid anima</w:t>
      </w:r>
      <w:r w:rsidR="00CB7F53" w:rsidRPr="00CE3D9B">
        <w:rPr>
          <w:rStyle w:val="NoSpacingChar"/>
          <w:rPrChange w:id="87" w:author="Ryan Essex" w:date="2016-02-26T20:18:00Z">
            <w:rPr>
              <w:rFonts w:cs="Arial"/>
            </w:rPr>
          </w:rPrChange>
        </w:rPr>
        <w:t>l model of human epileptogen</w:t>
      </w:r>
      <w:r w:rsidR="00807B00" w:rsidRPr="00CE3D9B">
        <w:rPr>
          <w:rStyle w:val="NoSpacingChar"/>
          <w:rPrChange w:id="88" w:author="Ryan Essex" w:date="2016-02-26T20:18:00Z">
            <w:rPr>
              <w:rFonts w:cs="Arial"/>
            </w:rPr>
          </w:rPrChange>
        </w:rPr>
        <w:t>e</w:t>
      </w:r>
      <w:r w:rsidR="00CB7F53" w:rsidRPr="00CE3D9B">
        <w:rPr>
          <w:rStyle w:val="NoSpacingChar"/>
          <w:rPrChange w:id="89" w:author="Ryan Essex" w:date="2016-02-26T20:18:00Z">
            <w:rPr>
              <w:rFonts w:cs="Arial"/>
            </w:rPr>
          </w:rPrChange>
        </w:rPr>
        <w:t>sis</w:t>
      </w:r>
      <w:r w:rsidR="00B107B2" w:rsidRPr="00CE3D9B">
        <w:rPr>
          <w:rStyle w:val="NoSpacingChar"/>
          <w:rPrChange w:id="90" w:author="Ryan Essex" w:date="2016-02-26T20:18:00Z">
            <w:rPr>
              <w:rFonts w:cs="Arial"/>
            </w:rPr>
          </w:rPrChange>
        </w:rPr>
        <w:t xml:space="preserve"> and a standardized preclinical trial protocol</w:t>
      </w:r>
      <w:r w:rsidR="00CB7F53" w:rsidRPr="00CE3D9B">
        <w:rPr>
          <w:rStyle w:val="NoSpacingChar"/>
          <w:rPrChange w:id="91" w:author="Ryan Essex" w:date="2016-02-26T20:18:00Z">
            <w:rPr>
              <w:rFonts w:cs="Arial"/>
            </w:rPr>
          </w:rPrChange>
        </w:rPr>
        <w:t>,</w:t>
      </w:r>
      <w:r w:rsidR="00B107B2" w:rsidRPr="00CE3D9B">
        <w:rPr>
          <w:rStyle w:val="NoSpacingChar"/>
          <w:rPrChange w:id="92" w:author="Ryan Essex" w:date="2016-02-26T20:18:00Z">
            <w:rPr>
              <w:rFonts w:cs="Arial"/>
            </w:rPr>
          </w:rPrChange>
        </w:rPr>
        <w:t xml:space="preserve"> which adheres to the same rigid criteria used for clinical trials. </w:t>
      </w:r>
      <w:r w:rsidR="00D03F15" w:rsidRPr="00CE3D9B">
        <w:rPr>
          <w:rStyle w:val="NoSpacingChar"/>
          <w:rPrChange w:id="93" w:author="Ryan Essex" w:date="2016-02-26T20:18:00Z">
            <w:rPr>
              <w:rFonts w:cs="Arial"/>
            </w:rPr>
          </w:rPrChange>
        </w:rPr>
        <w:t xml:space="preserve">There are several </w:t>
      </w:r>
      <w:proofErr w:type="spellStart"/>
      <w:r w:rsidR="00D03F15" w:rsidRPr="00CE3D9B">
        <w:rPr>
          <w:rStyle w:val="NoSpacingChar"/>
          <w:rPrChange w:id="94" w:author="Ryan Essex" w:date="2016-02-26T20:18:00Z">
            <w:rPr>
              <w:rFonts w:cs="Arial"/>
            </w:rPr>
          </w:rPrChange>
        </w:rPr>
        <w:t>endophenotypes</w:t>
      </w:r>
      <w:proofErr w:type="spellEnd"/>
      <w:r w:rsidR="00D03F15" w:rsidRPr="00CE3D9B">
        <w:rPr>
          <w:rStyle w:val="NoSpacingChar"/>
          <w:rPrChange w:id="95" w:author="Ryan Essex" w:date="2016-02-26T20:18:00Z">
            <w:rPr>
              <w:rFonts w:cs="Arial"/>
            </w:rPr>
          </w:rPrChange>
        </w:rPr>
        <w:t xml:space="preserve"> for different animal models and methodologies used for studying epileptogenesis in </w:t>
      </w:r>
      <w:r w:rsidR="00E94719" w:rsidRPr="00CE3D9B">
        <w:rPr>
          <w:rStyle w:val="NoSpacingChar"/>
          <w:rPrChange w:id="96" w:author="Ryan Essex" w:date="2016-02-26T20:18:00Z">
            <w:rPr>
              <w:rFonts w:cs="Arial"/>
            </w:rPr>
          </w:rPrChange>
        </w:rPr>
        <w:t>animals8</w:t>
      </w:r>
      <w:proofErr w:type="gramStart"/>
      <w:r w:rsidR="00F94FB6" w:rsidRPr="002859DD">
        <w:rPr>
          <w:rFonts w:cs="Arial"/>
          <w:vertAlign w:val="superscript"/>
        </w:rPr>
        <w:t>,17,18,25</w:t>
      </w:r>
      <w:r w:rsidR="008E2BD8" w:rsidRPr="002859DD">
        <w:rPr>
          <w:rFonts w:cs="Arial"/>
          <w:vertAlign w:val="superscript"/>
        </w:rPr>
        <w:t>,</w:t>
      </w:r>
      <w:r w:rsidR="006D2A68" w:rsidRPr="002859DD">
        <w:rPr>
          <w:rFonts w:cs="Arial"/>
          <w:vertAlign w:val="superscript"/>
        </w:rPr>
        <w:t>31</w:t>
      </w:r>
      <w:r w:rsidR="00D03F15" w:rsidRPr="002859DD">
        <w:rPr>
          <w:rFonts w:cs="Arial"/>
          <w:vertAlign w:val="superscript"/>
        </w:rPr>
        <w:t>,</w:t>
      </w:r>
      <w:r w:rsidR="006D2A68" w:rsidRPr="002859DD">
        <w:rPr>
          <w:rFonts w:cs="Arial"/>
          <w:vertAlign w:val="superscript"/>
        </w:rPr>
        <w:t>33</w:t>
      </w:r>
      <w:r w:rsidR="00D03F15" w:rsidRPr="002859DD">
        <w:rPr>
          <w:rFonts w:cs="Arial"/>
          <w:vertAlign w:val="superscript"/>
        </w:rPr>
        <w:t>,</w:t>
      </w:r>
      <w:r w:rsidR="006D2A68" w:rsidRPr="002859DD">
        <w:rPr>
          <w:rFonts w:cs="Arial"/>
          <w:vertAlign w:val="superscript"/>
        </w:rPr>
        <w:t>37</w:t>
      </w:r>
      <w:r w:rsidR="00D03F15" w:rsidRPr="002859DD">
        <w:rPr>
          <w:rFonts w:cs="Arial"/>
          <w:vertAlign w:val="superscript"/>
        </w:rPr>
        <w:t>,</w:t>
      </w:r>
      <w:r w:rsidR="006D2A68" w:rsidRPr="002859DD">
        <w:rPr>
          <w:rFonts w:cs="Arial"/>
          <w:vertAlign w:val="superscript"/>
        </w:rPr>
        <w:t>73</w:t>
      </w:r>
      <w:r w:rsidR="00D03F15" w:rsidRPr="002859DD">
        <w:rPr>
          <w:rFonts w:cs="Arial"/>
          <w:vertAlign w:val="superscript"/>
        </w:rPr>
        <w:t>,</w:t>
      </w:r>
      <w:r w:rsidR="006D2A68" w:rsidRPr="002859DD">
        <w:rPr>
          <w:rFonts w:cs="Arial"/>
          <w:vertAlign w:val="superscript"/>
        </w:rPr>
        <w:t>78</w:t>
      </w:r>
      <w:r w:rsidR="008E2BD8" w:rsidRPr="002859DD">
        <w:rPr>
          <w:rFonts w:cs="Arial"/>
          <w:vertAlign w:val="superscript"/>
        </w:rPr>
        <w:t>,</w:t>
      </w:r>
      <w:r w:rsidR="00E94719" w:rsidRPr="002859DD">
        <w:rPr>
          <w:rFonts w:cs="Arial"/>
          <w:vertAlign w:val="superscript"/>
        </w:rPr>
        <w:t>9</w:t>
      </w:r>
      <w:r w:rsidR="006D2A68" w:rsidRPr="002859DD">
        <w:rPr>
          <w:rFonts w:cs="Arial"/>
          <w:vertAlign w:val="superscript"/>
        </w:rPr>
        <w:t>9</w:t>
      </w:r>
      <w:proofErr w:type="gramEnd"/>
      <w:r w:rsidR="00D03F15">
        <w:rPr>
          <w:rFonts w:cs="Arial"/>
        </w:rPr>
        <w:t xml:space="preserve">. </w:t>
      </w:r>
      <w:r w:rsidR="0045775F" w:rsidRPr="00CE3D9B">
        <w:rPr>
          <w:rStyle w:val="NoSpacingChar"/>
          <w:rPrChange w:id="97" w:author="Ryan Essex" w:date="2016-02-26T20:18:00Z">
            <w:rPr>
              <w:rFonts w:cs="Arial"/>
            </w:rPr>
          </w:rPrChange>
        </w:rPr>
        <w:t>We have developed a robust standardized fluid percussion injury (FPI) rat model of TBI leading to PTE in o</w:t>
      </w:r>
      <w:r w:rsidR="00CB7F53" w:rsidRPr="00CE3D9B">
        <w:rPr>
          <w:rStyle w:val="NoSpacingChar"/>
          <w:rPrChange w:id="98" w:author="Ryan Essex" w:date="2016-02-26T20:18:00Z">
            <w:rPr>
              <w:rFonts w:cs="Arial"/>
            </w:rPr>
          </w:rPrChange>
        </w:rPr>
        <w:t>ur laboratories</w:t>
      </w:r>
      <w:r w:rsidR="008E7ABA" w:rsidRPr="00CE3D9B">
        <w:rPr>
          <w:rStyle w:val="NoSpacingChar"/>
          <w:rPrChange w:id="99" w:author="Ryan Essex" w:date="2016-02-26T20:18:00Z">
            <w:rPr>
              <w:rFonts w:cs="Arial"/>
            </w:rPr>
          </w:rPrChange>
        </w:rPr>
        <w:t xml:space="preserve"> that replicates</w:t>
      </w:r>
      <w:r w:rsidR="0045775F" w:rsidRPr="00CE3D9B">
        <w:rPr>
          <w:rStyle w:val="NoSpacingChar"/>
          <w:rPrChange w:id="100" w:author="Ryan Essex" w:date="2016-02-26T20:18:00Z">
            <w:rPr>
              <w:rFonts w:cs="Arial"/>
            </w:rPr>
          </w:rPrChange>
        </w:rPr>
        <w:t xml:space="preserve"> epileptogenesis following TBI in patient</w:t>
      </w:r>
      <w:r w:rsidR="008E7ABA" w:rsidRPr="00CE3D9B">
        <w:rPr>
          <w:rStyle w:val="NoSpacingChar"/>
          <w:rPrChange w:id="101" w:author="Ryan Essex" w:date="2016-02-26T20:18:00Z">
            <w:rPr>
              <w:rFonts w:cs="Arial"/>
            </w:rPr>
          </w:rPrChange>
        </w:rPr>
        <w:t>s</w:t>
      </w:r>
      <w:r w:rsidR="00CB7F53" w:rsidRPr="00CE3D9B">
        <w:rPr>
          <w:rStyle w:val="NoSpacingChar"/>
          <w:rPrChange w:id="102" w:author="Ryan Essex" w:date="2016-02-26T20:18:00Z">
            <w:rPr>
              <w:rFonts w:cs="Arial"/>
            </w:rPr>
          </w:rPrChange>
        </w:rPr>
        <w:t xml:space="preserve"> with moderate to </w:t>
      </w:r>
      <w:r w:rsidR="0045775F" w:rsidRPr="00CE3D9B">
        <w:rPr>
          <w:rStyle w:val="NoSpacingChar"/>
          <w:rPrChange w:id="103" w:author="Ryan Essex" w:date="2016-02-26T20:18:00Z">
            <w:rPr>
              <w:rFonts w:cs="Arial"/>
            </w:rPr>
          </w:rPrChange>
        </w:rPr>
        <w:t>seve</w:t>
      </w:r>
      <w:r w:rsidR="00CB7F53" w:rsidRPr="00CE3D9B">
        <w:rPr>
          <w:rStyle w:val="NoSpacingChar"/>
          <w:rPrChange w:id="104" w:author="Ryan Essex" w:date="2016-02-26T20:18:00Z">
            <w:rPr>
              <w:rFonts w:cs="Arial"/>
            </w:rPr>
          </w:rPrChange>
        </w:rPr>
        <w:t>re TBI</w:t>
      </w:r>
      <w:r w:rsidR="0045775F" w:rsidRPr="00CE3D9B">
        <w:rPr>
          <w:rStyle w:val="NoSpacingChar"/>
          <w:rPrChange w:id="105" w:author="Ryan Essex" w:date="2016-02-26T20:18:00Z">
            <w:rPr>
              <w:rFonts w:cs="Arial"/>
            </w:rPr>
          </w:rPrChange>
        </w:rPr>
        <w:t xml:space="preserve"> and have been carrying out parallel reiterative anima</w:t>
      </w:r>
      <w:r w:rsidR="00CB7F53" w:rsidRPr="00CE3D9B">
        <w:rPr>
          <w:rStyle w:val="NoSpacingChar"/>
          <w:rPrChange w:id="106" w:author="Ryan Essex" w:date="2016-02-26T20:18:00Z">
            <w:rPr>
              <w:rFonts w:cs="Arial"/>
            </w:rPr>
          </w:rPrChange>
        </w:rPr>
        <w:t>l</w:t>
      </w:r>
      <w:r w:rsidR="0045775F" w:rsidRPr="00CE3D9B">
        <w:rPr>
          <w:rStyle w:val="NoSpacingChar"/>
          <w:rPrChange w:id="107" w:author="Ryan Essex" w:date="2016-02-26T20:18:00Z">
            <w:rPr>
              <w:rFonts w:cs="Arial"/>
            </w:rPr>
          </w:rPrChange>
        </w:rPr>
        <w:t>/human studies</w:t>
      </w:r>
      <w:r w:rsidR="00CB7F53" w:rsidRPr="00CE3D9B">
        <w:rPr>
          <w:rStyle w:val="NoSpacingChar"/>
          <w:rPrChange w:id="108" w:author="Ryan Essex" w:date="2016-02-26T20:18:00Z">
            <w:rPr>
              <w:rFonts w:cs="Arial"/>
            </w:rPr>
          </w:rPrChange>
        </w:rPr>
        <w:t>.</w:t>
      </w:r>
      <w:r w:rsidR="0045775F" w:rsidRPr="00CE3D9B">
        <w:rPr>
          <w:rStyle w:val="NoSpacingChar"/>
          <w:rPrChange w:id="109" w:author="Ryan Essex" w:date="2016-02-26T20:18:00Z">
            <w:rPr>
              <w:rFonts w:cs="Arial"/>
            </w:rPr>
          </w:rPrChange>
        </w:rPr>
        <w:t xml:space="preserve"> We propose to use this model </w:t>
      </w:r>
      <w:r w:rsidR="00CB7F53" w:rsidRPr="00CE3D9B">
        <w:rPr>
          <w:rStyle w:val="NoSpacingChar"/>
          <w:rPrChange w:id="110" w:author="Ryan Essex" w:date="2016-02-26T20:18:00Z">
            <w:rPr>
              <w:rFonts w:cs="Arial"/>
            </w:rPr>
          </w:rPrChange>
        </w:rPr>
        <w:t xml:space="preserve">also </w:t>
      </w:r>
      <w:r w:rsidR="0045775F" w:rsidRPr="00CE3D9B">
        <w:rPr>
          <w:rStyle w:val="NoSpacingChar"/>
          <w:rPrChange w:id="111" w:author="Ryan Essex" w:date="2016-02-26T20:18:00Z">
            <w:rPr>
              <w:rFonts w:cs="Arial"/>
            </w:rPr>
          </w:rPrChange>
        </w:rPr>
        <w:t xml:space="preserve">to create a rigorous standardized protocol for testing potential </w:t>
      </w:r>
      <w:proofErr w:type="spellStart"/>
      <w:r w:rsidR="0045775F" w:rsidRPr="00CE3D9B">
        <w:rPr>
          <w:rStyle w:val="NoSpacingChar"/>
          <w:rPrChange w:id="112" w:author="Ryan Essex" w:date="2016-02-26T20:18:00Z">
            <w:rPr>
              <w:rFonts w:cs="Arial"/>
            </w:rPr>
          </w:rPrChange>
        </w:rPr>
        <w:t>aniepileptogenic</w:t>
      </w:r>
      <w:proofErr w:type="spellEnd"/>
      <w:r w:rsidR="0045775F" w:rsidRPr="00CE3D9B">
        <w:rPr>
          <w:rStyle w:val="NoSpacingChar"/>
          <w:rPrChange w:id="113" w:author="Ryan Essex" w:date="2016-02-26T20:18:00Z">
            <w:rPr>
              <w:rFonts w:cs="Arial"/>
            </w:rPr>
          </w:rPrChange>
        </w:rPr>
        <w:t xml:space="preserve"> therapi</w:t>
      </w:r>
      <w:r w:rsidR="00830AA4" w:rsidRPr="00CE3D9B">
        <w:rPr>
          <w:rStyle w:val="NoSpacingChar"/>
          <w:rPrChange w:id="114" w:author="Ryan Essex" w:date="2016-02-26T20:18:00Z">
            <w:rPr>
              <w:rFonts w:cs="Arial"/>
            </w:rPr>
          </w:rPrChange>
        </w:rPr>
        <w:t>es</w:t>
      </w:r>
      <w:r w:rsidR="002D517C" w:rsidRPr="00CE3D9B">
        <w:rPr>
          <w:rStyle w:val="NoSpacingChar"/>
          <w:rPrChange w:id="115" w:author="Ryan Essex" w:date="2016-02-26T20:18:00Z">
            <w:rPr>
              <w:rFonts w:cs="Arial"/>
            </w:rPr>
          </w:rPrChange>
        </w:rPr>
        <w:t xml:space="preserve"> utilizing</w:t>
      </w:r>
      <w:r w:rsidR="00F3593A" w:rsidRPr="00CE3D9B">
        <w:rPr>
          <w:rStyle w:val="NoSpacingChar"/>
          <w:rPrChange w:id="116" w:author="Ryan Essex" w:date="2016-02-26T20:18:00Z">
            <w:rPr>
              <w:rFonts w:cs="Arial"/>
            </w:rPr>
          </w:rPrChange>
        </w:rPr>
        <w:t xml:space="preserve"> a double-blind randomized approach and the</w:t>
      </w:r>
      <w:r w:rsidR="002D517C" w:rsidRPr="00CE3D9B">
        <w:rPr>
          <w:rStyle w:val="NoSpacingChar"/>
          <w:rPrChange w:id="117" w:author="Ryan Essex" w:date="2016-02-26T20:18:00Z">
            <w:rPr>
              <w:rFonts w:cs="Arial"/>
            </w:rPr>
          </w:rPrChange>
        </w:rPr>
        <w:t xml:space="preserve"> therapy-specific biomarkers as they become available</w:t>
      </w:r>
      <w:r w:rsidR="00830AA4" w:rsidRPr="00CE3D9B">
        <w:rPr>
          <w:rStyle w:val="NoSpacingChar"/>
          <w:rPrChange w:id="118" w:author="Ryan Essex" w:date="2016-02-26T20:18:00Z">
            <w:rPr>
              <w:rFonts w:cs="Arial"/>
            </w:rPr>
          </w:rPrChange>
        </w:rPr>
        <w:t xml:space="preserve"> in a manner that is reproducible in any laboratory that foll</w:t>
      </w:r>
      <w:r w:rsidR="00CB7F53" w:rsidRPr="00CE3D9B">
        <w:rPr>
          <w:rStyle w:val="NoSpacingChar"/>
          <w:rPrChange w:id="119" w:author="Ryan Essex" w:date="2016-02-26T20:18:00Z">
            <w:rPr>
              <w:rFonts w:cs="Arial"/>
            </w:rPr>
          </w:rPrChange>
        </w:rPr>
        <w:t xml:space="preserve">ows the standardized protocol. </w:t>
      </w:r>
      <w:r w:rsidR="00830AA4" w:rsidRPr="00CE3D9B">
        <w:rPr>
          <w:rStyle w:val="NoSpacingChar"/>
          <w:rPrChange w:id="120" w:author="Ryan Essex" w:date="2016-02-26T20:18:00Z">
            <w:rPr>
              <w:rFonts w:cs="Arial"/>
            </w:rPr>
          </w:rPrChange>
        </w:rPr>
        <w:t>We anticipate that the identification and validation of</w:t>
      </w:r>
      <w:r w:rsidR="008E7ABA" w:rsidRPr="00CE3D9B">
        <w:rPr>
          <w:rStyle w:val="NoSpacingChar"/>
          <w:rPrChange w:id="121" w:author="Ryan Essex" w:date="2016-02-26T20:18:00Z">
            <w:rPr>
              <w:rFonts w:cs="Arial"/>
            </w:rPr>
          </w:rPrChange>
        </w:rPr>
        <w:t xml:space="preserve"> </w:t>
      </w:r>
      <w:r w:rsidR="00D045D9" w:rsidRPr="00CE3D9B">
        <w:rPr>
          <w:rStyle w:val="NoSpacingChar"/>
          <w:rPrChange w:id="122" w:author="Ryan Essex" w:date="2016-02-26T20:18:00Z">
            <w:rPr>
              <w:rFonts w:cs="Arial"/>
            </w:rPr>
          </w:rPrChange>
        </w:rPr>
        <w:t>antiepileptogenic treatments in the preclinical trials using the</w:t>
      </w:r>
      <w:r w:rsidR="008E7ABA" w:rsidRPr="00CE3D9B">
        <w:rPr>
          <w:rStyle w:val="NoSpacingChar"/>
          <w:rPrChange w:id="123" w:author="Ryan Essex" w:date="2016-02-26T20:18:00Z">
            <w:rPr>
              <w:rFonts w:cs="Arial"/>
            </w:rPr>
          </w:rPrChange>
        </w:rPr>
        <w:t xml:space="preserve"> profile of</w:t>
      </w:r>
      <w:r w:rsidR="00830AA4" w:rsidRPr="00CE3D9B">
        <w:rPr>
          <w:rStyle w:val="NoSpacingChar"/>
          <w:rPrChange w:id="124" w:author="Ryan Essex" w:date="2016-02-26T20:18:00Z">
            <w:rPr>
              <w:rFonts w:cs="Arial"/>
            </w:rPr>
          </w:rPrChange>
        </w:rPr>
        <w:t xml:space="preserve"> </w:t>
      </w:r>
      <w:r w:rsidR="00911B2B" w:rsidRPr="00CE3D9B">
        <w:rPr>
          <w:rStyle w:val="NoSpacingChar"/>
          <w:rPrChange w:id="125" w:author="Ryan Essex" w:date="2016-02-26T20:18:00Z">
            <w:rPr>
              <w:rFonts w:cs="Arial"/>
            </w:rPr>
          </w:rPrChange>
        </w:rPr>
        <w:t xml:space="preserve">identified </w:t>
      </w:r>
      <w:r w:rsidR="00830AA4" w:rsidRPr="00CE3D9B">
        <w:rPr>
          <w:rStyle w:val="NoSpacingChar"/>
          <w:rPrChange w:id="126" w:author="Ryan Essex" w:date="2016-02-26T20:18:00Z">
            <w:rPr>
              <w:rFonts w:cs="Arial"/>
            </w:rPr>
          </w:rPrChange>
        </w:rPr>
        <w:t>bioma</w:t>
      </w:r>
      <w:r w:rsidR="00CB7F53" w:rsidRPr="00CE3D9B">
        <w:rPr>
          <w:rStyle w:val="NoSpacingChar"/>
          <w:rPrChange w:id="127" w:author="Ryan Essex" w:date="2016-02-26T20:18:00Z">
            <w:rPr>
              <w:rFonts w:cs="Arial"/>
            </w:rPr>
          </w:rPrChange>
        </w:rPr>
        <w:t>rkers</w:t>
      </w:r>
      <w:r w:rsidR="00911B2B" w:rsidRPr="00CE3D9B">
        <w:rPr>
          <w:rStyle w:val="NoSpacingChar"/>
          <w:rPrChange w:id="128" w:author="Ryan Essex" w:date="2016-02-26T20:18:00Z">
            <w:rPr>
              <w:rFonts w:cs="Arial"/>
            </w:rPr>
          </w:rPrChange>
        </w:rPr>
        <w:t xml:space="preserve"> from the </w:t>
      </w:r>
      <w:r w:rsidR="00830AA4" w:rsidRPr="00CE3D9B">
        <w:rPr>
          <w:rStyle w:val="NoSpacingChar"/>
          <w:rPrChange w:id="129" w:author="Ryan Essex" w:date="2016-02-26T20:18:00Z">
            <w:rPr>
              <w:rFonts w:cs="Arial"/>
            </w:rPr>
          </w:rPrChange>
        </w:rPr>
        <w:t xml:space="preserve">parallel animal/human research paradigms, </w:t>
      </w:r>
      <w:r w:rsidR="00911B2B" w:rsidRPr="00CE3D9B">
        <w:rPr>
          <w:rStyle w:val="NoSpacingChar"/>
          <w:rPrChange w:id="130" w:author="Ryan Essex" w:date="2016-02-26T20:18:00Z">
            <w:rPr>
              <w:rFonts w:cs="Arial"/>
            </w:rPr>
          </w:rPrChange>
        </w:rPr>
        <w:t xml:space="preserve">together with </w:t>
      </w:r>
      <w:r w:rsidR="00830AA4" w:rsidRPr="00CE3D9B">
        <w:rPr>
          <w:rStyle w:val="NoSpacingChar"/>
          <w:rPrChange w:id="131" w:author="Ryan Essex" w:date="2016-02-26T20:18:00Z">
            <w:rPr>
              <w:rFonts w:cs="Arial"/>
            </w:rPr>
          </w:rPrChange>
        </w:rPr>
        <w:t>the establishment of a network of TBI centers with appropriate facilities and e</w:t>
      </w:r>
      <w:r w:rsidR="00CB7F53" w:rsidRPr="00CE3D9B">
        <w:rPr>
          <w:rStyle w:val="NoSpacingChar"/>
          <w:rPrChange w:id="132" w:author="Ryan Essex" w:date="2016-02-26T20:18:00Z">
            <w:rPr>
              <w:rFonts w:cs="Arial"/>
            </w:rPr>
          </w:rPrChange>
        </w:rPr>
        <w:t>xpertise</w:t>
      </w:r>
      <w:r w:rsidR="00830AA4" w:rsidRPr="00CE3D9B">
        <w:rPr>
          <w:rStyle w:val="NoSpacingChar"/>
          <w:rPrChange w:id="133" w:author="Ryan Essex" w:date="2016-02-26T20:18:00Z">
            <w:rPr>
              <w:rFonts w:cs="Arial"/>
            </w:rPr>
          </w:rPrChange>
        </w:rPr>
        <w:t xml:space="preserve"> will enable preparation for a future, </w:t>
      </w:r>
      <w:r w:rsidR="00D90A85" w:rsidRPr="00CE3D9B">
        <w:rPr>
          <w:rStyle w:val="NoSpacingChar"/>
          <w:rPrChange w:id="134" w:author="Ryan Essex" w:date="2016-02-26T20:18:00Z">
            <w:rPr>
              <w:rFonts w:cs="Arial"/>
            </w:rPr>
          </w:rPrChange>
        </w:rPr>
        <w:t xml:space="preserve">economically </w:t>
      </w:r>
      <w:r w:rsidR="00830AA4" w:rsidRPr="00CE3D9B">
        <w:rPr>
          <w:rStyle w:val="NoSpacingChar"/>
          <w:rPrChange w:id="135" w:author="Ryan Essex" w:date="2016-02-26T20:18:00Z">
            <w:rPr>
              <w:rFonts w:cs="Arial"/>
            </w:rPr>
          </w:rPrChange>
        </w:rPr>
        <w:t>feasible, cost-effective, full-scale, clinical trial of safety and efficacy</w:t>
      </w:r>
      <w:r w:rsidR="00911B2B" w:rsidRPr="00CE3D9B">
        <w:rPr>
          <w:rStyle w:val="NoSpacingChar"/>
          <w:rPrChange w:id="136" w:author="Ryan Essex" w:date="2016-02-26T20:18:00Z">
            <w:rPr>
              <w:rFonts w:cs="Arial"/>
            </w:rPr>
          </w:rPrChange>
        </w:rPr>
        <w:t xml:space="preserve"> of antiepileptogenic therapies to prevent PTE</w:t>
      </w:r>
      <w:r w:rsidR="00830AA4" w:rsidRPr="00CE3D9B">
        <w:rPr>
          <w:rStyle w:val="NoSpacingChar"/>
          <w:rPrChange w:id="137" w:author="Ryan Essex" w:date="2016-02-26T20:18:00Z">
            <w:rPr>
              <w:rFonts w:cs="Arial"/>
            </w:rPr>
          </w:rPrChange>
        </w:rPr>
        <w:t>.</w:t>
      </w:r>
    </w:p>
    <w:p w14:paraId="4E709A63" w14:textId="77777777" w:rsidR="00C82D24" w:rsidRDefault="00C82D24" w:rsidP="005F5BEF">
      <w:pPr>
        <w:tabs>
          <w:tab w:val="left" w:pos="360"/>
        </w:tabs>
        <w:spacing w:afterLines="35" w:after="84"/>
      </w:pPr>
    </w:p>
    <w:p w14:paraId="7B386A4D" w14:textId="4E48269B" w:rsidR="00402310" w:rsidRPr="002C53CF" w:rsidDel="00CE3D9B" w:rsidRDefault="007C044D" w:rsidP="005F5BEF">
      <w:pPr>
        <w:tabs>
          <w:tab w:val="left" w:pos="360"/>
        </w:tabs>
        <w:spacing w:afterLines="35" w:after="84"/>
        <w:rPr>
          <w:del w:id="138" w:author="Ryan Essex" w:date="2016-02-26T20:16:00Z"/>
          <w:rFonts w:ascii="Arial" w:hAnsi="Arial" w:cs="Arial"/>
          <w:b/>
        </w:rPr>
      </w:pPr>
      <w:r w:rsidRPr="00467078">
        <w:rPr>
          <w:rStyle w:val="Heading2Char"/>
          <w:rPrChange w:id="139" w:author="Ryan Essex" w:date="2016-02-26T19:44:00Z">
            <w:rPr>
              <w:rFonts w:ascii="Arial" w:hAnsi="Arial" w:cs="Arial"/>
              <w:i/>
            </w:rPr>
          </w:rPrChange>
        </w:rPr>
        <w:t>3</w:t>
      </w:r>
      <w:r w:rsidR="001903EA" w:rsidRPr="00467078">
        <w:rPr>
          <w:rStyle w:val="Heading2Char"/>
          <w:rPrChange w:id="140" w:author="Ryan Essex" w:date="2016-02-26T19:44:00Z">
            <w:rPr>
              <w:rFonts w:ascii="Arial" w:hAnsi="Arial" w:cs="Arial"/>
              <w:i/>
            </w:rPr>
          </w:rPrChange>
        </w:rPr>
        <w:t xml:space="preserve">) </w:t>
      </w:r>
      <w:r w:rsidRPr="00467078">
        <w:rPr>
          <w:rStyle w:val="Heading2Char"/>
          <w:rPrChange w:id="141" w:author="Ryan Essex" w:date="2016-02-26T19:44:00Z">
            <w:rPr>
              <w:rFonts w:ascii="Arial" w:hAnsi="Arial" w:cs="Arial"/>
              <w:i/>
            </w:rPr>
          </w:rPrChange>
        </w:rPr>
        <w:t>Creation of open and shared resources for the entire epilepsy community</w:t>
      </w:r>
      <w:r>
        <w:rPr>
          <w:rFonts w:ascii="Arial" w:hAnsi="Arial" w:cs="Arial"/>
          <w:i/>
        </w:rPr>
        <w:t xml:space="preserve">: </w:t>
      </w:r>
      <w:r w:rsidR="00CB7F53" w:rsidRPr="00467078">
        <w:rPr>
          <w:rStyle w:val="NoSpacingChar"/>
          <w:rPrChange w:id="142" w:author="Ryan Essex" w:date="2016-02-26T19:44:00Z">
            <w:rPr>
              <w:rFonts w:ascii="Arial" w:hAnsi="Arial" w:cs="Arial"/>
            </w:rPr>
          </w:rPrChange>
        </w:rPr>
        <w:t>A</w:t>
      </w:r>
      <w:r w:rsidRPr="00467078">
        <w:rPr>
          <w:rStyle w:val="NoSpacingChar"/>
          <w:rPrChange w:id="143" w:author="Ryan Essex" w:date="2016-02-26T19:44:00Z">
            <w:rPr>
              <w:rFonts w:ascii="Arial" w:hAnsi="Arial" w:cs="Arial"/>
            </w:rPr>
          </w:rPrChange>
        </w:rPr>
        <w:t xml:space="preserve"> key to the success of large multidisciplinary re</w:t>
      </w:r>
      <w:r w:rsidR="007D6B70" w:rsidRPr="00467078">
        <w:rPr>
          <w:rStyle w:val="NoSpacingChar"/>
          <w:rPrChange w:id="144" w:author="Ryan Essex" w:date="2016-02-26T19:44:00Z">
            <w:rPr>
              <w:rFonts w:ascii="Arial" w:hAnsi="Arial" w:cs="Arial"/>
            </w:rPr>
          </w:rPrChange>
        </w:rPr>
        <w:t>search efforts that generate “big</w:t>
      </w:r>
      <w:r w:rsidRPr="00467078">
        <w:rPr>
          <w:rStyle w:val="NoSpacingChar"/>
          <w:rPrChange w:id="145" w:author="Ryan Essex" w:date="2016-02-26T19:44:00Z">
            <w:rPr>
              <w:rFonts w:ascii="Arial" w:hAnsi="Arial" w:cs="Arial"/>
            </w:rPr>
          </w:rPrChange>
        </w:rPr>
        <w:t xml:space="preserve"> data” </w:t>
      </w:r>
      <w:proofErr w:type="gramStart"/>
      <w:r w:rsidRPr="00467078">
        <w:rPr>
          <w:rStyle w:val="NoSpacingChar"/>
          <w:rPrChange w:id="146" w:author="Ryan Essex" w:date="2016-02-26T19:44:00Z">
            <w:rPr>
              <w:rFonts w:ascii="Arial" w:hAnsi="Arial" w:cs="Arial"/>
            </w:rPr>
          </w:rPrChange>
        </w:rPr>
        <w:t>is</w:t>
      </w:r>
      <w:proofErr w:type="gramEnd"/>
      <w:r w:rsidRPr="00467078">
        <w:rPr>
          <w:rStyle w:val="NoSpacingChar"/>
          <w:rPrChange w:id="147" w:author="Ryan Essex" w:date="2016-02-26T19:44:00Z">
            <w:rPr>
              <w:rFonts w:ascii="Arial" w:hAnsi="Arial" w:cs="Arial"/>
            </w:rPr>
          </w:rPrChange>
        </w:rPr>
        <w:t xml:space="preserve"> </w:t>
      </w:r>
      <w:r w:rsidR="00FF4563" w:rsidRPr="00467078">
        <w:rPr>
          <w:rStyle w:val="NoSpacingChar"/>
          <w:rPrChange w:id="148" w:author="Ryan Essex" w:date="2016-02-26T19:44:00Z">
            <w:rPr>
              <w:rFonts w:ascii="Arial" w:hAnsi="Arial" w:cs="Arial"/>
            </w:rPr>
          </w:rPrChange>
        </w:rPr>
        <w:t xml:space="preserve">an </w:t>
      </w:r>
      <w:r w:rsidRPr="00467078">
        <w:rPr>
          <w:rStyle w:val="NoSpacingChar"/>
          <w:rPrChange w:id="149" w:author="Ryan Essex" w:date="2016-02-26T19:44:00Z">
            <w:rPr>
              <w:rFonts w:ascii="Arial" w:hAnsi="Arial" w:cs="Arial"/>
            </w:rPr>
          </w:rPrChange>
        </w:rPr>
        <w:t xml:space="preserve">effective </w:t>
      </w:r>
      <w:r w:rsidR="008E7ABA" w:rsidRPr="00467078">
        <w:rPr>
          <w:rStyle w:val="NoSpacingChar"/>
          <w:rPrChange w:id="150" w:author="Ryan Essex" w:date="2016-02-26T19:44:00Z">
            <w:rPr>
              <w:rFonts w:ascii="Arial" w:hAnsi="Arial" w:cs="Arial"/>
            </w:rPr>
          </w:rPrChange>
        </w:rPr>
        <w:t xml:space="preserve">shared </w:t>
      </w:r>
      <w:r w:rsidR="00FF4563" w:rsidRPr="00467078">
        <w:rPr>
          <w:rStyle w:val="NoSpacingChar"/>
          <w:rPrChange w:id="151" w:author="Ryan Essex" w:date="2016-02-26T19:44:00Z">
            <w:rPr>
              <w:rFonts w:ascii="Arial" w:hAnsi="Arial" w:cs="Arial"/>
            </w:rPr>
          </w:rPrChange>
        </w:rPr>
        <w:t>bioinformatics approach</w:t>
      </w:r>
      <w:r w:rsidRPr="00467078">
        <w:rPr>
          <w:rStyle w:val="NoSpacingChar"/>
          <w:rPrChange w:id="152" w:author="Ryan Essex" w:date="2016-02-26T19:44:00Z">
            <w:rPr>
              <w:rFonts w:ascii="Arial" w:hAnsi="Arial" w:cs="Arial"/>
            </w:rPr>
          </w:rPrChange>
        </w:rPr>
        <w:t xml:space="preserve"> to data </w:t>
      </w:r>
      <w:r w:rsidR="008E7ABA" w:rsidRPr="00467078">
        <w:rPr>
          <w:rStyle w:val="NoSpacingChar"/>
          <w:rPrChange w:id="153" w:author="Ryan Essex" w:date="2016-02-26T19:44:00Z">
            <w:rPr>
              <w:rFonts w:ascii="Arial" w:hAnsi="Arial" w:cs="Arial"/>
            </w:rPr>
          </w:rPrChange>
        </w:rPr>
        <w:t xml:space="preserve">storage and </w:t>
      </w:r>
      <w:r w:rsidRPr="00467078">
        <w:rPr>
          <w:rStyle w:val="NoSpacingChar"/>
          <w:rPrChange w:id="154" w:author="Ryan Essex" w:date="2016-02-26T19:44:00Z">
            <w:rPr>
              <w:rFonts w:ascii="Arial" w:hAnsi="Arial" w:cs="Arial"/>
            </w:rPr>
          </w:rPrChange>
        </w:rPr>
        <w:t>a</w:t>
      </w:r>
      <w:r w:rsidR="00A27DE9" w:rsidRPr="00467078">
        <w:rPr>
          <w:rStyle w:val="NoSpacingChar"/>
          <w:rPrChange w:id="155" w:author="Ryan Essex" w:date="2016-02-26T19:44:00Z">
            <w:rPr>
              <w:rFonts w:ascii="Arial" w:hAnsi="Arial" w:cs="Arial"/>
            </w:rPr>
          </w:rPrChange>
        </w:rPr>
        <w:t>na</w:t>
      </w:r>
      <w:r w:rsidR="00CB7F53" w:rsidRPr="00467078">
        <w:rPr>
          <w:rStyle w:val="NoSpacingChar"/>
          <w:rPrChange w:id="156" w:author="Ryan Essex" w:date="2016-02-26T19:44:00Z">
            <w:rPr>
              <w:rFonts w:ascii="Arial" w:hAnsi="Arial" w:cs="Arial"/>
            </w:rPr>
          </w:rPrChange>
        </w:rPr>
        <w:t>l</w:t>
      </w:r>
      <w:r w:rsidRPr="00467078">
        <w:rPr>
          <w:rStyle w:val="NoSpacingChar"/>
          <w:rPrChange w:id="157" w:author="Ryan Essex" w:date="2016-02-26T19:44:00Z">
            <w:rPr>
              <w:rFonts w:ascii="Arial" w:hAnsi="Arial" w:cs="Arial"/>
            </w:rPr>
          </w:rPrChange>
        </w:rPr>
        <w:t xml:space="preserve">ysis. </w:t>
      </w:r>
      <w:r w:rsidR="007D6B70" w:rsidRPr="00467078">
        <w:rPr>
          <w:rStyle w:val="NoSpacingChar"/>
          <w:rPrChange w:id="158" w:author="Ryan Essex" w:date="2016-02-26T19:44:00Z">
            <w:rPr>
              <w:rFonts w:ascii="Arial" w:eastAsia="MS Mincho" w:hAnsi="Arial" w:cs="Arial"/>
              <w:b/>
            </w:rPr>
          </w:rPrChange>
        </w:rPr>
        <w:t xml:space="preserve">With the </w:t>
      </w:r>
      <w:proofErr w:type="spellStart"/>
      <w:r w:rsidR="007D6B70" w:rsidRPr="00467078">
        <w:rPr>
          <w:rStyle w:val="NoSpacingChar"/>
          <w:rPrChange w:id="159" w:author="Ryan Essex" w:date="2016-02-26T19:44:00Z">
            <w:rPr>
              <w:rFonts w:ascii="Arial" w:eastAsia="MS Mincho" w:hAnsi="Arial" w:cs="Arial"/>
              <w:b/>
            </w:rPr>
          </w:rPrChange>
        </w:rPr>
        <w:t>EpiBioS</w:t>
      </w:r>
      <w:proofErr w:type="spellEnd"/>
      <w:r w:rsidR="007D6B70" w:rsidRPr="00467078">
        <w:rPr>
          <w:rStyle w:val="NoSpacingChar"/>
          <w:rPrChange w:id="160" w:author="Ryan Essex" w:date="2016-02-26T19:44:00Z">
            <w:rPr>
              <w:rFonts w:ascii="Arial" w:eastAsia="MS Mincho" w:hAnsi="Arial" w:cs="Arial"/>
              <w:b/>
            </w:rPr>
          </w:rPrChange>
        </w:rPr>
        <w:t xml:space="preserve"> P20 planning grant</w:t>
      </w:r>
      <w:r w:rsidR="00A27DE9" w:rsidRPr="00467078">
        <w:rPr>
          <w:rStyle w:val="NoSpacingChar"/>
          <w:rPrChange w:id="161" w:author="Ryan Essex" w:date="2016-02-26T19:44:00Z">
            <w:rPr>
              <w:rFonts w:ascii="Arial" w:eastAsia="MS Mincho" w:hAnsi="Arial" w:cs="Arial"/>
              <w:b/>
            </w:rPr>
          </w:rPrChange>
        </w:rPr>
        <w:t>,</w:t>
      </w:r>
      <w:r w:rsidR="007D6B70" w:rsidRPr="00467078">
        <w:rPr>
          <w:rStyle w:val="NoSpacingChar"/>
          <w:rPrChange w:id="162" w:author="Ryan Essex" w:date="2016-02-26T19:44:00Z">
            <w:rPr>
              <w:rFonts w:ascii="Arial" w:eastAsia="MS Mincho" w:hAnsi="Arial" w:cs="Arial"/>
              <w:b/>
            </w:rPr>
          </w:rPrChange>
        </w:rPr>
        <w:t xml:space="preserve"> we have succeeded in developing a multimodality, interactive, open access bioinformatics platform specific</w:t>
      </w:r>
      <w:r w:rsidR="00CB7F53" w:rsidRPr="00467078">
        <w:rPr>
          <w:rStyle w:val="NoSpacingChar"/>
          <w:rPrChange w:id="163" w:author="Ryan Essex" w:date="2016-02-26T19:44:00Z">
            <w:rPr>
              <w:rFonts w:ascii="Arial" w:eastAsia="MS Mincho" w:hAnsi="Arial" w:cs="Arial"/>
              <w:b/>
            </w:rPr>
          </w:rPrChange>
        </w:rPr>
        <w:t xml:space="preserve"> for epilepsy</w:t>
      </w:r>
      <w:r w:rsidR="007D6B70" w:rsidRPr="00467078">
        <w:rPr>
          <w:rStyle w:val="NoSpacingChar"/>
          <w:rPrChange w:id="164" w:author="Ryan Essex" w:date="2016-02-26T19:44:00Z">
            <w:rPr>
              <w:rFonts w:ascii="Arial" w:eastAsia="MS Mincho" w:hAnsi="Arial" w:cs="Arial"/>
              <w:b/>
            </w:rPr>
          </w:rPrChange>
        </w:rPr>
        <w:t xml:space="preserve"> and are</w:t>
      </w:r>
      <w:r w:rsidR="00A27DE9" w:rsidRPr="00467078">
        <w:rPr>
          <w:rStyle w:val="NoSpacingChar"/>
          <w:rPrChange w:id="165" w:author="Ryan Essex" w:date="2016-02-26T19:44:00Z">
            <w:rPr>
              <w:rFonts w:ascii="Arial" w:eastAsia="MS Mincho" w:hAnsi="Arial" w:cs="Arial"/>
              <w:b/>
            </w:rPr>
          </w:rPrChange>
        </w:rPr>
        <w:t xml:space="preserve"> using</w:t>
      </w:r>
      <w:r w:rsidR="007D6B70" w:rsidRPr="00467078">
        <w:rPr>
          <w:rStyle w:val="NoSpacingChar"/>
          <w:rPrChange w:id="166" w:author="Ryan Essex" w:date="2016-02-26T19:44:00Z">
            <w:rPr>
              <w:rFonts w:ascii="Arial" w:eastAsia="MS Mincho" w:hAnsi="Arial" w:cs="Arial"/>
              <w:b/>
            </w:rPr>
          </w:rPrChange>
        </w:rPr>
        <w:t xml:space="preserve"> this resource to carry out </w:t>
      </w:r>
      <w:r w:rsidR="0064109E" w:rsidRPr="00467078">
        <w:rPr>
          <w:rStyle w:val="NoSpacingChar"/>
          <w:rPrChange w:id="167" w:author="Ryan Essex" w:date="2016-02-26T19:44:00Z">
            <w:rPr>
              <w:rFonts w:ascii="Arial" w:eastAsia="MS Mincho" w:hAnsi="Arial" w:cs="Arial"/>
              <w:b/>
            </w:rPr>
          </w:rPrChange>
        </w:rPr>
        <w:t>our studies</w:t>
      </w:r>
      <w:r w:rsidR="00D90A85" w:rsidRPr="00467078">
        <w:rPr>
          <w:rStyle w:val="NoSpacingChar"/>
          <w:rPrChange w:id="168" w:author="Ryan Essex" w:date="2016-02-26T19:44:00Z">
            <w:rPr>
              <w:rFonts w:ascii="Arial" w:eastAsia="MS Mincho" w:hAnsi="Arial" w:cs="Arial"/>
              <w:b/>
            </w:rPr>
          </w:rPrChange>
        </w:rPr>
        <w:t>.</w:t>
      </w:r>
      <w:r w:rsidR="0064109E" w:rsidRPr="00467078">
        <w:rPr>
          <w:rStyle w:val="NoSpacingChar"/>
          <w:rPrChange w:id="169" w:author="Ryan Essex" w:date="2016-02-26T19:44:00Z">
            <w:rPr>
              <w:rFonts w:ascii="Arial" w:eastAsia="MS Mincho" w:hAnsi="Arial" w:cs="Arial"/>
              <w:b/>
            </w:rPr>
          </w:rPrChange>
        </w:rPr>
        <w:t xml:space="preserve"> </w:t>
      </w:r>
      <w:r w:rsidR="00A27DE9" w:rsidRPr="00467078">
        <w:rPr>
          <w:rStyle w:val="NoSpacingChar"/>
          <w:rPrChange w:id="170" w:author="Ryan Essex" w:date="2016-02-26T19:44:00Z">
            <w:rPr>
              <w:rFonts w:ascii="Arial" w:hAnsi="Arial" w:cs="Arial"/>
            </w:rPr>
          </w:rPrChange>
        </w:rPr>
        <w:t>We have achieved this short-term goal</w:t>
      </w:r>
      <w:r w:rsidR="00683920" w:rsidRPr="00467078">
        <w:rPr>
          <w:rStyle w:val="NoSpacingChar"/>
          <w:rPrChange w:id="171" w:author="Ryan Essex" w:date="2016-02-26T19:44:00Z">
            <w:rPr>
              <w:rFonts w:ascii="Arial" w:hAnsi="Arial" w:cs="Arial"/>
            </w:rPr>
          </w:rPrChange>
        </w:rPr>
        <w:t xml:space="preserve"> in part by leveraging programs already su</w:t>
      </w:r>
      <w:r w:rsidR="00683920" w:rsidRPr="00467078">
        <w:rPr>
          <w:rStyle w:val="NoSpacingChar"/>
          <w:rPrChange w:id="172" w:author="Ryan Essex" w:date="2016-02-26T19:44:00Z">
            <w:rPr>
              <w:rFonts w:ascii="Arial" w:hAnsi="Arial" w:cs="Arial"/>
            </w:rPr>
          </w:rPrChange>
        </w:rPr>
        <w:t>p</w:t>
      </w:r>
      <w:r w:rsidR="00683920" w:rsidRPr="00467078">
        <w:rPr>
          <w:rStyle w:val="NoSpacingChar"/>
          <w:rPrChange w:id="173" w:author="Ryan Essex" w:date="2016-02-26T19:44:00Z">
            <w:rPr>
              <w:rFonts w:ascii="Arial" w:hAnsi="Arial" w:cs="Arial"/>
            </w:rPr>
          </w:rPrChange>
        </w:rPr>
        <w:t xml:space="preserve">ported by NIH and other funding sources. </w:t>
      </w:r>
      <w:r w:rsidR="00AA66B8" w:rsidRPr="00467078">
        <w:rPr>
          <w:rStyle w:val="NoSpacingChar"/>
          <w:rPrChange w:id="174" w:author="Ryan Essex" w:date="2016-02-26T19:44:00Z">
            <w:rPr>
              <w:rFonts w:ascii="Arial" w:hAnsi="Arial" w:cs="Arial"/>
            </w:rPr>
          </w:rPrChange>
        </w:rPr>
        <w:t xml:space="preserve">We have </w:t>
      </w:r>
      <w:r w:rsidR="00737019" w:rsidRPr="00467078">
        <w:rPr>
          <w:rStyle w:val="NoSpacingChar"/>
          <w:rPrChange w:id="175" w:author="Ryan Essex" w:date="2016-02-26T19:44:00Z">
            <w:rPr>
              <w:rFonts w:ascii="Arial" w:hAnsi="Arial" w:cs="Arial"/>
            </w:rPr>
          </w:rPrChange>
        </w:rPr>
        <w:t>unified the functionality between</w:t>
      </w:r>
      <w:r w:rsidR="00AA66B8" w:rsidRPr="00467078">
        <w:rPr>
          <w:rStyle w:val="NoSpacingChar"/>
          <w:rPrChange w:id="176" w:author="Ryan Essex" w:date="2016-02-26T19:44:00Z">
            <w:rPr>
              <w:rFonts w:ascii="Arial" w:hAnsi="Arial" w:cs="Arial"/>
            </w:rPr>
          </w:rPrChange>
        </w:rPr>
        <w:t xml:space="preserve"> the International Electr</w:t>
      </w:r>
      <w:r w:rsidR="00AA66B8" w:rsidRPr="00467078">
        <w:rPr>
          <w:rStyle w:val="NoSpacingChar"/>
          <w:rPrChange w:id="177" w:author="Ryan Essex" w:date="2016-02-26T19:44:00Z">
            <w:rPr>
              <w:rFonts w:ascii="Arial" w:hAnsi="Arial" w:cs="Arial"/>
            </w:rPr>
          </w:rPrChange>
        </w:rPr>
        <w:t>o</w:t>
      </w:r>
      <w:r w:rsidR="00AA66B8" w:rsidRPr="00467078">
        <w:rPr>
          <w:rStyle w:val="NoSpacingChar"/>
          <w:rPrChange w:id="178" w:author="Ryan Essex" w:date="2016-02-26T19:44:00Z">
            <w:rPr>
              <w:rFonts w:ascii="Arial" w:hAnsi="Arial" w:cs="Arial"/>
            </w:rPr>
          </w:rPrChange>
        </w:rPr>
        <w:t>physiology Web Portal (iEEG.</w:t>
      </w:r>
      <w:r w:rsidR="00CB7F53" w:rsidRPr="00467078">
        <w:rPr>
          <w:rStyle w:val="NoSpacingChar"/>
          <w:rPrChange w:id="179" w:author="Ryan Essex" w:date="2016-02-26T19:44:00Z">
            <w:rPr>
              <w:rFonts w:ascii="Arial" w:hAnsi="Arial" w:cs="Arial"/>
            </w:rPr>
          </w:rPrChange>
        </w:rPr>
        <w:t xml:space="preserve">org) platform of Dr. Brian </w:t>
      </w:r>
      <w:proofErr w:type="spellStart"/>
      <w:r w:rsidR="00CB7F53" w:rsidRPr="00467078">
        <w:rPr>
          <w:rStyle w:val="NoSpacingChar"/>
          <w:rPrChange w:id="180" w:author="Ryan Essex" w:date="2016-02-26T19:44:00Z">
            <w:rPr>
              <w:rFonts w:ascii="Arial" w:hAnsi="Arial" w:cs="Arial"/>
            </w:rPr>
          </w:rPrChange>
        </w:rPr>
        <w:t>Litt</w:t>
      </w:r>
      <w:proofErr w:type="spellEnd"/>
      <w:r w:rsidR="00DF37C2" w:rsidRPr="00467078">
        <w:rPr>
          <w:rStyle w:val="NoSpacingChar"/>
          <w:rPrChange w:id="181" w:author="Ryan Essex" w:date="2016-02-26T19:44:00Z">
            <w:rPr>
              <w:rFonts w:ascii="Arial" w:hAnsi="Arial" w:cs="Arial"/>
            </w:rPr>
          </w:rPrChange>
        </w:rPr>
        <w:t>, who will be providing his expertise as a consultant,</w:t>
      </w:r>
      <w:r w:rsidR="00AA66B8" w:rsidRPr="00467078">
        <w:rPr>
          <w:rStyle w:val="NoSpacingChar"/>
          <w:rPrChange w:id="182" w:author="Ryan Essex" w:date="2016-02-26T19:44:00Z">
            <w:rPr>
              <w:rFonts w:ascii="Arial" w:hAnsi="Arial" w:cs="Arial"/>
            </w:rPr>
          </w:rPrChange>
        </w:rPr>
        <w:t xml:space="preserve"> and the Laboratory of Neuroimaging (</w:t>
      </w:r>
      <w:proofErr w:type="gramStart"/>
      <w:r w:rsidR="00AA66B8" w:rsidRPr="00467078">
        <w:rPr>
          <w:rStyle w:val="NoSpacingChar"/>
          <w:rPrChange w:id="183" w:author="Ryan Essex" w:date="2016-02-26T19:44:00Z">
            <w:rPr>
              <w:rFonts w:ascii="Arial" w:hAnsi="Arial" w:cs="Arial"/>
            </w:rPr>
          </w:rPrChange>
        </w:rPr>
        <w:t>LONI)</w:t>
      </w:r>
      <w:r w:rsidR="009E383A" w:rsidRPr="00FB4FFC">
        <w:rPr>
          <w:rStyle w:val="NoSpacingChar"/>
          <w:rPrChange w:id="184" w:author="Dominique Duncan" w:date="2016-02-26T22:19:00Z">
            <w:rPr>
              <w:rFonts w:ascii="Arial" w:hAnsi="Arial" w:cs="Arial"/>
              <w:vertAlign w:val="superscript"/>
            </w:rPr>
          </w:rPrChange>
        </w:rPr>
        <w:t>96</w:t>
      </w:r>
      <w:proofErr w:type="gramEnd"/>
      <w:r w:rsidR="00AA66B8" w:rsidRPr="00467078">
        <w:rPr>
          <w:rStyle w:val="NoSpacingChar"/>
          <w:rPrChange w:id="185" w:author="Ryan Essex" w:date="2016-02-26T19:44:00Z">
            <w:rPr>
              <w:rFonts w:ascii="Arial" w:hAnsi="Arial" w:cs="Arial"/>
            </w:rPr>
          </w:rPrChange>
        </w:rPr>
        <w:t xml:space="preserve"> platform of Dr. Arthur Toga. The latter has supported extensive studies of biomarkers </w:t>
      </w:r>
      <w:r w:rsidR="00357AE8" w:rsidRPr="00467078">
        <w:rPr>
          <w:rStyle w:val="NoSpacingChar"/>
          <w:rPrChange w:id="186" w:author="Ryan Essex" w:date="2016-02-26T19:44:00Z">
            <w:rPr>
              <w:rFonts w:ascii="Arial" w:hAnsi="Arial" w:cs="Arial"/>
            </w:rPr>
          </w:rPrChange>
        </w:rPr>
        <w:t xml:space="preserve">and treatments for </w:t>
      </w:r>
      <w:r w:rsidR="00AA66B8" w:rsidRPr="00467078">
        <w:rPr>
          <w:rStyle w:val="NoSpacingChar"/>
          <w:rPrChange w:id="187" w:author="Ryan Essex" w:date="2016-02-26T19:44:00Z">
            <w:rPr>
              <w:rFonts w:ascii="Arial" w:hAnsi="Arial" w:cs="Arial"/>
            </w:rPr>
          </w:rPrChange>
        </w:rPr>
        <w:t xml:space="preserve">Alzheimer’s </w:t>
      </w:r>
      <w:r w:rsidR="00E94719" w:rsidRPr="00467078">
        <w:rPr>
          <w:rStyle w:val="NoSpacingChar"/>
          <w:rPrChange w:id="188" w:author="Ryan Essex" w:date="2016-02-26T19:44:00Z">
            <w:rPr>
              <w:rFonts w:ascii="Arial" w:hAnsi="Arial" w:cs="Arial"/>
            </w:rPr>
          </w:rPrChange>
        </w:rPr>
        <w:t>disease</w:t>
      </w:r>
      <w:r w:rsidR="00E94719" w:rsidRPr="00C95BA1">
        <w:rPr>
          <w:rStyle w:val="NoSpacingChar"/>
          <w:vertAlign w:val="superscript"/>
          <w:rPrChange w:id="189" w:author="Dominique Duncan" w:date="2016-02-26T22:19:00Z">
            <w:rPr>
              <w:rFonts w:ascii="Arial" w:hAnsi="Arial" w:cs="Arial"/>
            </w:rPr>
          </w:rPrChange>
        </w:rPr>
        <w:t>2</w:t>
      </w:r>
      <w:proofErr w:type="gramStart"/>
      <w:r w:rsidR="00AA66B8" w:rsidRPr="00C95BA1">
        <w:rPr>
          <w:rStyle w:val="NoSpacingChar"/>
          <w:rPrChange w:id="190" w:author="Dominique Duncan" w:date="2016-02-26T22:19:00Z">
            <w:rPr>
              <w:rFonts w:ascii="Arial" w:hAnsi="Arial" w:cs="Arial"/>
              <w:vertAlign w:val="superscript"/>
            </w:rPr>
          </w:rPrChange>
        </w:rPr>
        <w:t>,</w:t>
      </w:r>
      <w:r w:rsidR="00E94719" w:rsidRPr="00FB4FFC">
        <w:rPr>
          <w:rStyle w:val="NoSpacingChar"/>
          <w:rPrChange w:id="191" w:author="Dominique Duncan" w:date="2016-02-26T22:19:00Z">
            <w:rPr>
              <w:rFonts w:ascii="Arial" w:hAnsi="Arial" w:cs="Arial"/>
              <w:vertAlign w:val="superscript"/>
            </w:rPr>
          </w:rPrChange>
        </w:rPr>
        <w:t>11</w:t>
      </w:r>
      <w:r w:rsidR="00AA66B8" w:rsidRPr="00FB4FFC">
        <w:rPr>
          <w:rStyle w:val="NoSpacingChar"/>
          <w:rPrChange w:id="192" w:author="Dominique Duncan" w:date="2016-02-26T22:19:00Z">
            <w:rPr>
              <w:rFonts w:ascii="Arial" w:hAnsi="Arial" w:cs="Arial"/>
              <w:vertAlign w:val="superscript"/>
            </w:rPr>
          </w:rPrChange>
        </w:rPr>
        <w:t>,</w:t>
      </w:r>
      <w:r w:rsidR="00E94719" w:rsidRPr="00FB4FFC">
        <w:rPr>
          <w:rStyle w:val="NoSpacingChar"/>
          <w:rPrChange w:id="193" w:author="Dominique Duncan" w:date="2016-02-26T22:19:00Z">
            <w:rPr>
              <w:rFonts w:ascii="Arial" w:hAnsi="Arial" w:cs="Arial"/>
              <w:vertAlign w:val="superscript"/>
            </w:rPr>
          </w:rPrChange>
        </w:rPr>
        <w:t>15</w:t>
      </w:r>
      <w:r w:rsidR="00AA66B8" w:rsidRPr="00FB4FFC">
        <w:rPr>
          <w:rStyle w:val="NoSpacingChar"/>
          <w:rPrChange w:id="194" w:author="Dominique Duncan" w:date="2016-02-26T22:19:00Z">
            <w:rPr>
              <w:rFonts w:ascii="Arial" w:hAnsi="Arial" w:cs="Arial"/>
              <w:vertAlign w:val="superscript"/>
            </w:rPr>
          </w:rPrChange>
        </w:rPr>
        <w:t>,</w:t>
      </w:r>
      <w:r w:rsidR="006D2A68" w:rsidRPr="00FB4FFC">
        <w:rPr>
          <w:rStyle w:val="NoSpacingChar"/>
          <w:rPrChange w:id="195" w:author="Dominique Duncan" w:date="2016-02-26T22:19:00Z">
            <w:rPr>
              <w:rFonts w:ascii="Arial" w:hAnsi="Arial" w:cs="Arial"/>
              <w:vertAlign w:val="superscript"/>
            </w:rPr>
          </w:rPrChange>
        </w:rPr>
        <w:t>23,24</w:t>
      </w:r>
      <w:r w:rsidR="00AA66B8" w:rsidRPr="00FB4FFC">
        <w:rPr>
          <w:rStyle w:val="NoSpacingChar"/>
          <w:rPrChange w:id="196" w:author="Dominique Duncan" w:date="2016-02-26T22:19:00Z">
            <w:rPr>
              <w:rFonts w:ascii="Arial" w:hAnsi="Arial" w:cs="Arial"/>
              <w:vertAlign w:val="superscript"/>
            </w:rPr>
          </w:rPrChange>
        </w:rPr>
        <w:t>,</w:t>
      </w:r>
      <w:r w:rsidR="009E383A" w:rsidRPr="00FB4FFC">
        <w:rPr>
          <w:rStyle w:val="NoSpacingChar"/>
          <w:rPrChange w:id="197" w:author="Dominique Duncan" w:date="2016-02-26T22:19:00Z">
            <w:rPr>
              <w:rFonts w:ascii="Arial" w:hAnsi="Arial" w:cs="Arial"/>
              <w:vertAlign w:val="superscript"/>
            </w:rPr>
          </w:rPrChange>
        </w:rPr>
        <w:t>43</w:t>
      </w:r>
      <w:r w:rsidR="00AA66B8" w:rsidRPr="00FB4FFC">
        <w:rPr>
          <w:rStyle w:val="NoSpacingChar"/>
          <w:rPrChange w:id="198" w:author="Dominique Duncan" w:date="2016-02-26T22:19:00Z">
            <w:rPr>
              <w:rFonts w:ascii="Arial" w:hAnsi="Arial" w:cs="Arial"/>
              <w:vertAlign w:val="superscript"/>
            </w:rPr>
          </w:rPrChange>
        </w:rPr>
        <w:t>,</w:t>
      </w:r>
      <w:r w:rsidR="00E94719" w:rsidRPr="00FB4FFC">
        <w:rPr>
          <w:rStyle w:val="NoSpacingChar"/>
          <w:rPrChange w:id="199" w:author="Dominique Duncan" w:date="2016-02-26T22:19:00Z">
            <w:rPr>
              <w:rFonts w:ascii="Arial" w:hAnsi="Arial" w:cs="Arial"/>
              <w:vertAlign w:val="superscript"/>
            </w:rPr>
          </w:rPrChange>
        </w:rPr>
        <w:t>6</w:t>
      </w:r>
      <w:r w:rsidR="000F1377" w:rsidRPr="00FB4FFC">
        <w:rPr>
          <w:rStyle w:val="NoSpacingChar"/>
          <w:rPrChange w:id="200" w:author="Dominique Duncan" w:date="2016-02-26T22:19:00Z">
            <w:rPr>
              <w:rFonts w:ascii="Arial" w:hAnsi="Arial" w:cs="Arial"/>
              <w:vertAlign w:val="superscript"/>
            </w:rPr>
          </w:rPrChange>
        </w:rPr>
        <w:t>6</w:t>
      </w:r>
      <w:proofErr w:type="gramEnd"/>
      <w:r w:rsidR="00AA66B8" w:rsidRPr="00FB4FFC">
        <w:rPr>
          <w:rStyle w:val="NoSpacingChar"/>
          <w:vertAlign w:val="superscript"/>
          <w:rPrChange w:id="201" w:author="Ryan Essex" w:date="2016-02-26T19:44:00Z">
            <w:rPr>
              <w:rFonts w:ascii="Arial" w:hAnsi="Arial" w:cs="Arial"/>
            </w:rPr>
          </w:rPrChange>
        </w:rPr>
        <w:t xml:space="preserve">, </w:t>
      </w:r>
      <w:r w:rsidR="00AA66B8" w:rsidRPr="00467078">
        <w:rPr>
          <w:rStyle w:val="NoSpacingChar"/>
          <w:rPrChange w:id="202" w:author="Ryan Essex" w:date="2016-02-26T19:44:00Z">
            <w:rPr>
              <w:rFonts w:ascii="Arial" w:hAnsi="Arial" w:cs="Arial"/>
            </w:rPr>
          </w:rPrChange>
        </w:rPr>
        <w:t xml:space="preserve">Parkinson’s </w:t>
      </w:r>
      <w:r w:rsidR="00E94719" w:rsidRPr="00467078">
        <w:rPr>
          <w:rStyle w:val="NoSpacingChar"/>
          <w:rPrChange w:id="203" w:author="Ryan Essex" w:date="2016-02-26T19:44:00Z">
            <w:rPr>
              <w:rFonts w:ascii="Arial" w:hAnsi="Arial" w:cs="Arial"/>
            </w:rPr>
          </w:rPrChange>
        </w:rPr>
        <w:t>disease</w:t>
      </w:r>
      <w:r w:rsidR="009E383A" w:rsidRPr="00FB4FFC">
        <w:rPr>
          <w:rStyle w:val="NoSpacingChar"/>
          <w:rPrChange w:id="204" w:author="Ryan Essex" w:date="2016-02-26T19:44:00Z">
            <w:rPr>
              <w:rFonts w:ascii="Arial" w:hAnsi="Arial" w:cs="Arial"/>
              <w:vertAlign w:val="superscript"/>
            </w:rPr>
          </w:rPrChange>
        </w:rPr>
        <w:t>79</w:t>
      </w:r>
      <w:r w:rsidR="00AA66B8" w:rsidRPr="00467078">
        <w:rPr>
          <w:rStyle w:val="NoSpacingChar"/>
          <w:rPrChange w:id="205" w:author="Ryan Essex" w:date="2016-02-26T19:44:00Z">
            <w:rPr>
              <w:rFonts w:ascii="Arial" w:hAnsi="Arial" w:cs="Arial"/>
            </w:rPr>
          </w:rPrChange>
        </w:rPr>
        <w:t xml:space="preserve">, Huntington’s </w:t>
      </w:r>
      <w:r w:rsidR="00E94719" w:rsidRPr="00467078">
        <w:rPr>
          <w:rStyle w:val="NoSpacingChar"/>
          <w:rPrChange w:id="206" w:author="Ryan Essex" w:date="2016-02-26T19:44:00Z">
            <w:rPr>
              <w:rFonts w:ascii="Arial" w:hAnsi="Arial" w:cs="Arial"/>
            </w:rPr>
          </w:rPrChange>
        </w:rPr>
        <w:t>disease</w:t>
      </w:r>
      <w:r w:rsidR="00E94719" w:rsidRPr="00C95BA1">
        <w:rPr>
          <w:rStyle w:val="NoSpacingChar"/>
          <w:vertAlign w:val="superscript"/>
          <w:rPrChange w:id="207" w:author="Dominique Duncan" w:date="2016-02-26T22:19:00Z">
            <w:rPr>
              <w:rFonts w:ascii="Arial" w:hAnsi="Arial" w:cs="Arial"/>
            </w:rPr>
          </w:rPrChange>
        </w:rPr>
        <w:t>13</w:t>
      </w:r>
      <w:r w:rsidR="00AA66B8" w:rsidRPr="00C95BA1">
        <w:rPr>
          <w:rStyle w:val="NoSpacingChar"/>
          <w:rPrChange w:id="208" w:author="Dominique Duncan" w:date="2016-02-26T22:19:00Z">
            <w:rPr>
              <w:rFonts w:ascii="Arial" w:hAnsi="Arial" w:cs="Arial"/>
              <w:vertAlign w:val="superscript"/>
            </w:rPr>
          </w:rPrChange>
        </w:rPr>
        <w:t>,</w:t>
      </w:r>
      <w:r w:rsidR="000F1377" w:rsidRPr="00FB4FFC">
        <w:rPr>
          <w:rStyle w:val="NoSpacingChar"/>
          <w:rPrChange w:id="209" w:author="Dominique Duncan" w:date="2016-02-26T22:19:00Z">
            <w:rPr>
              <w:rFonts w:ascii="Arial" w:hAnsi="Arial" w:cs="Arial"/>
              <w:vertAlign w:val="superscript"/>
            </w:rPr>
          </w:rPrChange>
        </w:rPr>
        <w:t>102</w:t>
      </w:r>
      <w:r w:rsidR="00AA66B8" w:rsidRPr="00467078">
        <w:rPr>
          <w:rStyle w:val="NoSpacingChar"/>
          <w:rPrChange w:id="210" w:author="Ryan Essex" w:date="2016-02-26T19:44:00Z">
            <w:rPr>
              <w:rFonts w:ascii="Arial" w:hAnsi="Arial" w:cs="Arial"/>
            </w:rPr>
          </w:rPrChange>
        </w:rPr>
        <w:t xml:space="preserve">, </w:t>
      </w:r>
      <w:r w:rsidR="00E01926" w:rsidRPr="00467078">
        <w:rPr>
          <w:rStyle w:val="NoSpacingChar"/>
          <w:rPrChange w:id="211" w:author="Ryan Essex" w:date="2016-02-26T19:44:00Z">
            <w:rPr>
              <w:rFonts w:ascii="Arial" w:hAnsi="Arial" w:cs="Arial"/>
            </w:rPr>
          </w:rPrChange>
        </w:rPr>
        <w:t>the genet</w:t>
      </w:r>
      <w:r w:rsidR="00AA66B8" w:rsidRPr="00467078">
        <w:rPr>
          <w:rStyle w:val="NoSpacingChar"/>
          <w:rPrChange w:id="212" w:author="Ryan Essex" w:date="2016-02-26T19:44:00Z">
            <w:rPr>
              <w:rFonts w:ascii="Arial" w:hAnsi="Arial" w:cs="Arial"/>
            </w:rPr>
          </w:rPrChange>
        </w:rPr>
        <w:t>ic basis of aspects of hippocampal structure</w:t>
      </w:r>
      <w:r w:rsidR="00CB7F53" w:rsidRPr="00467078">
        <w:rPr>
          <w:rStyle w:val="NoSpacingChar"/>
          <w:rPrChange w:id="213" w:author="Ryan Essex" w:date="2016-02-26T19:44:00Z">
            <w:rPr>
              <w:rFonts w:ascii="Arial" w:hAnsi="Arial" w:cs="Arial"/>
            </w:rPr>
          </w:rPrChange>
        </w:rPr>
        <w:t>,</w:t>
      </w:r>
      <w:r w:rsidR="00E94719" w:rsidRPr="00FB4FFC">
        <w:rPr>
          <w:rStyle w:val="NoSpacingChar"/>
          <w:rPrChange w:id="214" w:author="Ryan Essex" w:date="2016-02-26T19:44:00Z">
            <w:rPr>
              <w:rFonts w:ascii="Arial" w:hAnsi="Arial" w:cs="Arial"/>
              <w:vertAlign w:val="superscript"/>
            </w:rPr>
          </w:rPrChange>
        </w:rPr>
        <w:t>4</w:t>
      </w:r>
      <w:r w:rsidR="000F1377" w:rsidRPr="00FB4FFC">
        <w:rPr>
          <w:rStyle w:val="NoSpacingChar"/>
          <w:rPrChange w:id="215" w:author="Ryan Essex" w:date="2016-02-26T19:44:00Z">
            <w:rPr>
              <w:rFonts w:ascii="Arial" w:hAnsi="Arial" w:cs="Arial"/>
              <w:vertAlign w:val="superscript"/>
            </w:rPr>
          </w:rPrChange>
        </w:rPr>
        <w:t>2</w:t>
      </w:r>
      <w:r w:rsidR="00E94719" w:rsidRPr="00467078">
        <w:rPr>
          <w:rStyle w:val="NoSpacingChar"/>
          <w:rPrChange w:id="216" w:author="Ryan Essex" w:date="2016-02-26T19:44:00Z">
            <w:rPr>
              <w:rFonts w:ascii="Arial" w:hAnsi="Arial" w:cs="Arial"/>
            </w:rPr>
          </w:rPrChange>
        </w:rPr>
        <w:t xml:space="preserve"> </w:t>
      </w:r>
      <w:r w:rsidR="00AA66B8" w:rsidRPr="00467078">
        <w:rPr>
          <w:rStyle w:val="NoSpacingChar"/>
          <w:rPrChange w:id="217" w:author="Ryan Essex" w:date="2016-02-26T19:44:00Z">
            <w:rPr>
              <w:rFonts w:ascii="Arial" w:hAnsi="Arial" w:cs="Arial"/>
            </w:rPr>
          </w:rPrChange>
        </w:rPr>
        <w:t>and</w:t>
      </w:r>
      <w:r w:rsidR="008A2B35" w:rsidRPr="00467078">
        <w:rPr>
          <w:rStyle w:val="NoSpacingChar"/>
          <w:rPrChange w:id="218" w:author="Ryan Essex" w:date="2016-02-26T19:44:00Z">
            <w:rPr>
              <w:rFonts w:ascii="Arial" w:hAnsi="Arial" w:cs="Arial"/>
            </w:rPr>
          </w:rPrChange>
        </w:rPr>
        <w:t xml:space="preserve"> </w:t>
      </w:r>
      <w:r w:rsidR="00CB7F53" w:rsidRPr="00467078">
        <w:rPr>
          <w:rStyle w:val="NoSpacingChar"/>
          <w:rPrChange w:id="219" w:author="Ryan Essex" w:date="2016-02-26T19:44:00Z">
            <w:rPr>
              <w:rFonts w:ascii="Arial" w:hAnsi="Arial" w:cs="Arial"/>
            </w:rPr>
          </w:rPrChange>
        </w:rPr>
        <w:t xml:space="preserve">the </w:t>
      </w:r>
      <w:r w:rsidR="008A2B35" w:rsidRPr="00467078">
        <w:rPr>
          <w:rStyle w:val="NoSpacingChar"/>
          <w:rPrChange w:id="220" w:author="Ryan Essex" w:date="2016-02-26T19:44:00Z">
            <w:rPr>
              <w:rFonts w:ascii="Arial" w:hAnsi="Arial" w:cs="Arial"/>
            </w:rPr>
          </w:rPrChange>
        </w:rPr>
        <w:t xml:space="preserve">exploration of </w:t>
      </w:r>
      <w:r w:rsidR="00AA66B8" w:rsidRPr="00467078">
        <w:rPr>
          <w:rStyle w:val="NoSpacingChar"/>
          <w:rPrChange w:id="221" w:author="Ryan Essex" w:date="2016-02-26T19:44:00Z">
            <w:rPr>
              <w:rFonts w:ascii="Arial" w:hAnsi="Arial" w:cs="Arial"/>
            </w:rPr>
          </w:rPrChange>
        </w:rPr>
        <w:t xml:space="preserve">computational genomics </w:t>
      </w:r>
      <w:r w:rsidR="00BF52FA" w:rsidRPr="00467078">
        <w:rPr>
          <w:rStyle w:val="NoSpacingChar"/>
          <w:rPrChange w:id="222" w:author="Ryan Essex" w:date="2016-02-26T19:44:00Z">
            <w:rPr>
              <w:rFonts w:ascii="Arial" w:hAnsi="Arial" w:cs="Arial"/>
            </w:rPr>
          </w:rPrChange>
        </w:rPr>
        <w:t>challenges</w:t>
      </w:r>
      <w:r w:rsidR="00BF52FA" w:rsidRPr="00FB4FFC">
        <w:rPr>
          <w:rStyle w:val="NoSpacingChar"/>
          <w:vertAlign w:val="superscript"/>
          <w:rPrChange w:id="223" w:author="Ryan Essex" w:date="2016-02-26T19:44:00Z">
            <w:rPr>
              <w:rFonts w:ascii="Arial" w:hAnsi="Arial" w:cs="Arial"/>
            </w:rPr>
          </w:rPrChange>
        </w:rPr>
        <w:t>2</w:t>
      </w:r>
      <w:r w:rsidR="000F1377" w:rsidRPr="00FB4FFC">
        <w:rPr>
          <w:rStyle w:val="NoSpacingChar"/>
          <w:rPrChange w:id="224" w:author="Ryan Essex" w:date="2016-02-26T19:44:00Z">
            <w:rPr>
              <w:rFonts w:ascii="Arial" w:hAnsi="Arial" w:cs="Arial"/>
              <w:vertAlign w:val="superscript"/>
            </w:rPr>
          </w:rPrChange>
        </w:rPr>
        <w:t>4</w:t>
      </w:r>
      <w:r w:rsidR="00AA66B8" w:rsidRPr="00467078">
        <w:rPr>
          <w:rStyle w:val="NoSpacingChar"/>
          <w:rPrChange w:id="225" w:author="Ryan Essex" w:date="2016-02-26T19:44:00Z">
            <w:rPr>
              <w:rFonts w:ascii="Arial" w:hAnsi="Arial" w:cs="Arial"/>
            </w:rPr>
          </w:rPrChange>
        </w:rPr>
        <w:t xml:space="preserve">. </w:t>
      </w:r>
      <w:r w:rsidR="007D6B70" w:rsidRPr="00467078">
        <w:rPr>
          <w:rStyle w:val="NoSpacingChar"/>
          <w:rPrChange w:id="226" w:author="Ryan Essex" w:date="2016-02-26T19:44:00Z">
            <w:rPr>
              <w:rFonts w:ascii="Arial" w:eastAsia="MS Mincho" w:hAnsi="Arial" w:cs="Arial"/>
            </w:rPr>
          </w:rPrChange>
        </w:rPr>
        <w:t xml:space="preserve">We are currently applying our bioinformatics algorithms to available animal and human electrophysiological and imaging data, and are collecting molecular, cellular, and other data to be integrated into this analytic process. </w:t>
      </w:r>
      <w:r w:rsidR="009528BD" w:rsidRPr="00467078">
        <w:rPr>
          <w:rStyle w:val="NoSpacingChar"/>
          <w:rPrChange w:id="227" w:author="Ryan Essex" w:date="2016-02-26T19:44:00Z">
            <w:rPr>
              <w:rFonts w:ascii="Arial" w:hAnsi="Arial" w:cs="Arial"/>
            </w:rPr>
          </w:rPrChange>
        </w:rPr>
        <w:t xml:space="preserve">The most comprehensive translational studies of TBI have been carried out on biomarkers for brain injury, </w:t>
      </w:r>
      <w:proofErr w:type="spellStart"/>
      <w:r w:rsidR="009528BD" w:rsidRPr="00467078">
        <w:rPr>
          <w:rStyle w:val="NoSpacingChar"/>
          <w:rPrChange w:id="228" w:author="Ryan Essex" w:date="2016-02-26T19:44:00Z">
            <w:rPr>
              <w:rFonts w:ascii="Arial" w:hAnsi="Arial" w:cs="Arial"/>
            </w:rPr>
          </w:rPrChange>
        </w:rPr>
        <w:t>neuroprotection</w:t>
      </w:r>
      <w:proofErr w:type="spellEnd"/>
      <w:r w:rsidR="009528BD" w:rsidRPr="00467078">
        <w:rPr>
          <w:rStyle w:val="NoSpacingChar"/>
          <w:rPrChange w:id="229" w:author="Ryan Essex" w:date="2016-02-26T19:44:00Z">
            <w:rPr>
              <w:rFonts w:ascii="Arial" w:hAnsi="Arial" w:cs="Arial"/>
            </w:rPr>
          </w:rPrChange>
        </w:rPr>
        <w:t xml:space="preserve">, and motor and cognitive outcome, as well as early epileptic </w:t>
      </w:r>
      <w:r w:rsidR="00E94719" w:rsidRPr="00467078">
        <w:rPr>
          <w:rStyle w:val="NoSpacingChar"/>
          <w:rPrChange w:id="230" w:author="Ryan Essex" w:date="2016-02-26T19:44:00Z">
            <w:rPr>
              <w:rFonts w:ascii="Arial" w:hAnsi="Arial" w:cs="Arial"/>
            </w:rPr>
          </w:rPrChange>
        </w:rPr>
        <w:t>seizures</w:t>
      </w:r>
      <w:r w:rsidR="000F1377" w:rsidRPr="00FB4FFC">
        <w:rPr>
          <w:rStyle w:val="NoSpacingChar"/>
          <w:rPrChange w:id="231" w:author="Dominique Duncan" w:date="2016-02-26T22:20:00Z">
            <w:rPr>
              <w:rFonts w:ascii="Arial" w:hAnsi="Arial" w:cs="Arial"/>
              <w:vertAlign w:val="superscript"/>
            </w:rPr>
          </w:rPrChange>
        </w:rPr>
        <w:t>9</w:t>
      </w:r>
      <w:r w:rsidR="009E383A" w:rsidRPr="00FB4FFC">
        <w:rPr>
          <w:rStyle w:val="NoSpacingChar"/>
          <w:rPrChange w:id="232" w:author="Dominique Duncan" w:date="2016-02-26T22:20:00Z">
            <w:rPr>
              <w:rFonts w:ascii="Arial" w:hAnsi="Arial" w:cs="Arial"/>
              <w:vertAlign w:val="superscript"/>
            </w:rPr>
          </w:rPrChange>
        </w:rPr>
        <w:t>3</w:t>
      </w:r>
      <w:proofErr w:type="gramStart"/>
      <w:r w:rsidR="009E383A" w:rsidRPr="00FB4FFC">
        <w:rPr>
          <w:rStyle w:val="NoSpacingChar"/>
          <w:rPrChange w:id="233" w:author="Dominique Duncan" w:date="2016-02-26T22:20:00Z">
            <w:rPr>
              <w:rFonts w:ascii="Arial" w:hAnsi="Arial" w:cs="Arial"/>
              <w:vertAlign w:val="superscript"/>
            </w:rPr>
          </w:rPrChange>
        </w:rPr>
        <w:t>,9</w:t>
      </w:r>
      <w:r w:rsidR="000F1377" w:rsidRPr="00FB4FFC">
        <w:rPr>
          <w:rStyle w:val="NoSpacingChar"/>
          <w:rPrChange w:id="234" w:author="Dominique Duncan" w:date="2016-02-26T22:20:00Z">
            <w:rPr>
              <w:rFonts w:ascii="Arial" w:hAnsi="Arial" w:cs="Arial"/>
              <w:vertAlign w:val="superscript"/>
            </w:rPr>
          </w:rPrChange>
        </w:rPr>
        <w:t>4</w:t>
      </w:r>
      <w:r w:rsidR="009528BD" w:rsidRPr="00FB4FFC">
        <w:rPr>
          <w:rStyle w:val="NoSpacingChar"/>
          <w:rPrChange w:id="235" w:author="Dominique Duncan" w:date="2016-02-26T22:20:00Z">
            <w:rPr>
              <w:rFonts w:ascii="Arial" w:hAnsi="Arial" w:cs="Arial"/>
              <w:vertAlign w:val="superscript"/>
            </w:rPr>
          </w:rPrChange>
        </w:rPr>
        <w:t>,</w:t>
      </w:r>
      <w:r w:rsidR="00E94719" w:rsidRPr="00FB4FFC">
        <w:rPr>
          <w:rStyle w:val="NoSpacingChar"/>
          <w:rPrChange w:id="236" w:author="Dominique Duncan" w:date="2016-02-26T22:20:00Z">
            <w:rPr>
              <w:rFonts w:ascii="Arial" w:hAnsi="Arial" w:cs="Arial"/>
              <w:vertAlign w:val="superscript"/>
            </w:rPr>
          </w:rPrChange>
        </w:rPr>
        <w:t>9</w:t>
      </w:r>
      <w:r w:rsidR="000F1377" w:rsidRPr="00FB4FFC">
        <w:rPr>
          <w:rStyle w:val="NoSpacingChar"/>
          <w:rPrChange w:id="237" w:author="Dominique Duncan" w:date="2016-02-26T22:20:00Z">
            <w:rPr>
              <w:rFonts w:ascii="Arial" w:hAnsi="Arial" w:cs="Arial"/>
              <w:vertAlign w:val="superscript"/>
            </w:rPr>
          </w:rPrChange>
        </w:rPr>
        <w:t>5</w:t>
      </w:r>
      <w:proofErr w:type="gramEnd"/>
      <w:r w:rsidR="009528BD" w:rsidRPr="00FB4FFC">
        <w:rPr>
          <w:rStyle w:val="NoSpacingChar"/>
          <w:vertAlign w:val="superscript"/>
          <w:rPrChange w:id="238" w:author="Ryan Essex" w:date="2016-02-26T19:44:00Z">
            <w:rPr>
              <w:rFonts w:ascii="Arial" w:hAnsi="Arial" w:cs="Arial"/>
            </w:rPr>
          </w:rPrChange>
        </w:rPr>
        <w:t xml:space="preserve">, </w:t>
      </w:r>
      <w:r w:rsidR="009528BD" w:rsidRPr="00467078">
        <w:rPr>
          <w:rStyle w:val="NoSpacingChar"/>
          <w:rPrChange w:id="239" w:author="Ryan Essex" w:date="2016-02-26T19:44:00Z">
            <w:rPr>
              <w:rFonts w:ascii="Arial" w:hAnsi="Arial" w:cs="Arial"/>
            </w:rPr>
          </w:rPrChange>
        </w:rPr>
        <w:t xml:space="preserve">but clinical TBI centers have not followed subjects long enough to study </w:t>
      </w:r>
      <w:r w:rsidR="00E94719" w:rsidRPr="00467078">
        <w:rPr>
          <w:rStyle w:val="NoSpacingChar"/>
          <w:rPrChange w:id="240" w:author="Ryan Essex" w:date="2016-02-26T19:44:00Z">
            <w:rPr>
              <w:rFonts w:ascii="Arial" w:hAnsi="Arial" w:cs="Arial"/>
            </w:rPr>
          </w:rPrChange>
        </w:rPr>
        <w:t>epilept</w:t>
      </w:r>
      <w:r w:rsidR="00E94719" w:rsidRPr="00467078">
        <w:rPr>
          <w:rStyle w:val="NoSpacingChar"/>
          <w:rPrChange w:id="241" w:author="Ryan Essex" w:date="2016-02-26T19:44:00Z">
            <w:rPr>
              <w:rFonts w:ascii="Arial" w:hAnsi="Arial" w:cs="Arial"/>
            </w:rPr>
          </w:rPrChange>
        </w:rPr>
        <w:t>o</w:t>
      </w:r>
      <w:r w:rsidR="00E94719" w:rsidRPr="00467078">
        <w:rPr>
          <w:rStyle w:val="NoSpacingChar"/>
          <w:rPrChange w:id="242" w:author="Ryan Essex" w:date="2016-02-26T19:44:00Z">
            <w:rPr>
              <w:rFonts w:ascii="Arial" w:hAnsi="Arial" w:cs="Arial"/>
            </w:rPr>
          </w:rPrChange>
        </w:rPr>
        <w:t>genesis</w:t>
      </w:r>
      <w:r w:rsidR="000F1377" w:rsidRPr="00FB4FFC">
        <w:rPr>
          <w:rStyle w:val="NoSpacingChar"/>
          <w:rPrChange w:id="243" w:author="Dominique Duncan" w:date="2016-02-26T22:20:00Z">
            <w:rPr>
              <w:rFonts w:ascii="Arial" w:hAnsi="Arial" w:cs="Arial"/>
              <w:vertAlign w:val="superscript"/>
            </w:rPr>
          </w:rPrChange>
        </w:rPr>
        <w:t>19</w:t>
      </w:r>
      <w:r w:rsidR="009528BD" w:rsidRPr="00FB4FFC">
        <w:rPr>
          <w:rStyle w:val="NoSpacingChar"/>
          <w:rPrChange w:id="244" w:author="Dominique Duncan" w:date="2016-02-26T22:20:00Z">
            <w:rPr>
              <w:rFonts w:ascii="Arial" w:hAnsi="Arial" w:cs="Arial"/>
              <w:vertAlign w:val="superscript"/>
            </w:rPr>
          </w:rPrChange>
        </w:rPr>
        <w:t>,</w:t>
      </w:r>
      <w:r w:rsidR="000F1377" w:rsidRPr="00FB4FFC">
        <w:rPr>
          <w:rStyle w:val="NoSpacingChar"/>
          <w:rPrChange w:id="245" w:author="Dominique Duncan" w:date="2016-02-26T22:20:00Z">
            <w:rPr>
              <w:rFonts w:ascii="Arial" w:hAnsi="Arial" w:cs="Arial"/>
              <w:vertAlign w:val="superscript"/>
            </w:rPr>
          </w:rPrChange>
        </w:rPr>
        <w:t>53</w:t>
      </w:r>
      <w:r w:rsidR="009528BD" w:rsidRPr="00FB4FFC">
        <w:rPr>
          <w:rStyle w:val="NoSpacingChar"/>
          <w:rPrChange w:id="246" w:author="Dominique Duncan" w:date="2016-02-26T22:20:00Z">
            <w:rPr>
              <w:rFonts w:ascii="Arial" w:hAnsi="Arial" w:cs="Arial"/>
              <w:vertAlign w:val="superscript"/>
            </w:rPr>
          </w:rPrChange>
        </w:rPr>
        <w:t>,</w:t>
      </w:r>
      <w:r w:rsidR="000F1377" w:rsidRPr="00FB4FFC">
        <w:rPr>
          <w:rStyle w:val="NoSpacingChar"/>
          <w:rPrChange w:id="247" w:author="Dominique Duncan" w:date="2016-02-26T22:20:00Z">
            <w:rPr>
              <w:rFonts w:ascii="Arial" w:hAnsi="Arial" w:cs="Arial"/>
              <w:vertAlign w:val="superscript"/>
            </w:rPr>
          </w:rPrChange>
        </w:rPr>
        <w:t>54</w:t>
      </w:r>
      <w:r w:rsidR="009528BD" w:rsidRPr="00FB4FFC">
        <w:rPr>
          <w:rStyle w:val="NoSpacingChar"/>
          <w:rPrChange w:id="248" w:author="Dominique Duncan" w:date="2016-02-26T22:20:00Z">
            <w:rPr>
              <w:rFonts w:ascii="Arial" w:hAnsi="Arial" w:cs="Arial"/>
              <w:vertAlign w:val="superscript"/>
            </w:rPr>
          </w:rPrChange>
        </w:rPr>
        <w:t>,</w:t>
      </w:r>
      <w:r w:rsidR="000F1377" w:rsidRPr="00FB4FFC">
        <w:rPr>
          <w:rStyle w:val="NoSpacingChar"/>
          <w:rPrChange w:id="249" w:author="Dominique Duncan" w:date="2016-02-26T22:20:00Z">
            <w:rPr>
              <w:rFonts w:ascii="Arial" w:hAnsi="Arial" w:cs="Arial"/>
              <w:vertAlign w:val="superscript"/>
            </w:rPr>
          </w:rPrChange>
        </w:rPr>
        <w:t>55</w:t>
      </w:r>
      <w:r w:rsidR="009528BD" w:rsidRPr="00FB4FFC">
        <w:rPr>
          <w:rStyle w:val="NoSpacingChar"/>
          <w:rPrChange w:id="250" w:author="Dominique Duncan" w:date="2016-02-26T22:20:00Z">
            <w:rPr>
              <w:rFonts w:ascii="Arial" w:hAnsi="Arial" w:cs="Arial"/>
              <w:vertAlign w:val="superscript"/>
            </w:rPr>
          </w:rPrChange>
        </w:rPr>
        <w:t>,</w:t>
      </w:r>
      <w:r w:rsidR="00E94719" w:rsidRPr="00FB4FFC">
        <w:rPr>
          <w:rStyle w:val="NoSpacingChar"/>
          <w:rPrChange w:id="251" w:author="Dominique Duncan" w:date="2016-02-26T22:20:00Z">
            <w:rPr>
              <w:rFonts w:ascii="Arial" w:hAnsi="Arial" w:cs="Arial"/>
              <w:vertAlign w:val="superscript"/>
            </w:rPr>
          </w:rPrChange>
        </w:rPr>
        <w:t>6</w:t>
      </w:r>
      <w:r w:rsidR="000F1377" w:rsidRPr="00FB4FFC">
        <w:rPr>
          <w:rStyle w:val="NoSpacingChar"/>
          <w:rPrChange w:id="252" w:author="Dominique Duncan" w:date="2016-02-26T22:20:00Z">
            <w:rPr>
              <w:rFonts w:ascii="Arial" w:hAnsi="Arial" w:cs="Arial"/>
              <w:vertAlign w:val="superscript"/>
            </w:rPr>
          </w:rPrChange>
        </w:rPr>
        <w:t>8</w:t>
      </w:r>
      <w:r w:rsidR="009528BD" w:rsidRPr="00FB4FFC">
        <w:rPr>
          <w:rStyle w:val="NoSpacingChar"/>
          <w:vertAlign w:val="superscript"/>
          <w:rPrChange w:id="253" w:author="Ryan Essex" w:date="2016-02-26T19:44:00Z">
            <w:rPr>
              <w:rFonts w:ascii="Arial" w:hAnsi="Arial" w:cs="Arial"/>
            </w:rPr>
          </w:rPrChange>
        </w:rPr>
        <w:t xml:space="preserve">. </w:t>
      </w:r>
      <w:r w:rsidR="009528BD" w:rsidRPr="00467078">
        <w:rPr>
          <w:rStyle w:val="NoSpacingChar"/>
          <w:rPrChange w:id="254" w:author="Ryan Essex" w:date="2016-02-26T19:44:00Z">
            <w:rPr>
              <w:rFonts w:ascii="Arial" w:hAnsi="Arial" w:cs="Arial"/>
            </w:rPr>
          </w:rPrChange>
        </w:rPr>
        <w:t xml:space="preserve">The UCLA TBI </w:t>
      </w:r>
      <w:r w:rsidR="000E64F9" w:rsidRPr="00467078">
        <w:rPr>
          <w:rStyle w:val="NoSpacingChar"/>
          <w:rPrChange w:id="255" w:author="Ryan Essex" w:date="2016-02-26T19:44:00Z">
            <w:rPr>
              <w:rFonts w:ascii="Arial" w:hAnsi="Arial" w:cs="Arial"/>
            </w:rPr>
          </w:rPrChange>
        </w:rPr>
        <w:t>program project is an exception in that animal and patient research is concerned with what happens to surviving neurons</w:t>
      </w:r>
      <w:r w:rsidR="00E94719" w:rsidRPr="00FB4FFC">
        <w:rPr>
          <w:rStyle w:val="NoSpacingChar"/>
          <w:rPrChange w:id="256" w:author="Dominique Duncan" w:date="2016-02-26T22:20:00Z">
            <w:rPr>
              <w:rFonts w:ascii="Arial" w:hAnsi="Arial" w:cs="Arial"/>
              <w:vertAlign w:val="superscript"/>
            </w:rPr>
          </w:rPrChange>
        </w:rPr>
        <w:t>4</w:t>
      </w:r>
      <w:proofErr w:type="gramStart"/>
      <w:r w:rsidR="000E64F9" w:rsidRPr="00FB4FFC">
        <w:rPr>
          <w:rStyle w:val="NoSpacingChar"/>
          <w:rPrChange w:id="257" w:author="Dominique Duncan" w:date="2016-02-26T22:20:00Z">
            <w:rPr>
              <w:rFonts w:ascii="Arial" w:hAnsi="Arial" w:cs="Arial"/>
              <w:vertAlign w:val="superscript"/>
            </w:rPr>
          </w:rPrChange>
        </w:rPr>
        <w:t>,</w:t>
      </w:r>
      <w:r w:rsidR="00E94719" w:rsidRPr="00FB4FFC">
        <w:rPr>
          <w:rStyle w:val="NoSpacingChar"/>
          <w:rPrChange w:id="258" w:author="Dominique Duncan" w:date="2016-02-26T22:20:00Z">
            <w:rPr>
              <w:rFonts w:ascii="Arial" w:hAnsi="Arial" w:cs="Arial"/>
              <w:vertAlign w:val="superscript"/>
            </w:rPr>
          </w:rPrChange>
        </w:rPr>
        <w:t>6</w:t>
      </w:r>
      <w:r w:rsidR="000E64F9" w:rsidRPr="00FB4FFC">
        <w:rPr>
          <w:rStyle w:val="NoSpacingChar"/>
          <w:rPrChange w:id="259" w:author="Dominique Duncan" w:date="2016-02-26T22:20:00Z">
            <w:rPr>
              <w:rFonts w:ascii="Arial" w:hAnsi="Arial" w:cs="Arial"/>
              <w:vertAlign w:val="superscript"/>
            </w:rPr>
          </w:rPrChange>
        </w:rPr>
        <w:t>,</w:t>
      </w:r>
      <w:r w:rsidR="00E94719" w:rsidRPr="00FB4FFC">
        <w:rPr>
          <w:rStyle w:val="NoSpacingChar"/>
          <w:rPrChange w:id="260" w:author="Dominique Duncan" w:date="2016-02-26T22:20:00Z">
            <w:rPr>
              <w:rFonts w:ascii="Arial" w:hAnsi="Arial" w:cs="Arial"/>
              <w:vertAlign w:val="superscript"/>
            </w:rPr>
          </w:rPrChange>
        </w:rPr>
        <w:t>7</w:t>
      </w:r>
      <w:r w:rsidR="000E64F9" w:rsidRPr="00FB4FFC">
        <w:rPr>
          <w:rStyle w:val="NoSpacingChar"/>
          <w:rPrChange w:id="261" w:author="Dominique Duncan" w:date="2016-02-26T22:20:00Z">
            <w:rPr>
              <w:rFonts w:ascii="Arial" w:hAnsi="Arial" w:cs="Arial"/>
              <w:vertAlign w:val="superscript"/>
            </w:rPr>
          </w:rPrChange>
        </w:rPr>
        <w:t>,</w:t>
      </w:r>
      <w:r w:rsidR="000F1377" w:rsidRPr="00FB4FFC">
        <w:rPr>
          <w:rStyle w:val="NoSpacingChar"/>
          <w:rPrChange w:id="262" w:author="Dominique Duncan" w:date="2016-02-26T22:20:00Z">
            <w:rPr>
              <w:rFonts w:ascii="Arial" w:hAnsi="Arial" w:cs="Arial"/>
              <w:vertAlign w:val="superscript"/>
            </w:rPr>
          </w:rPrChange>
        </w:rPr>
        <w:t>45</w:t>
      </w:r>
      <w:r w:rsidR="000E64F9" w:rsidRPr="00FB4FFC">
        <w:rPr>
          <w:rStyle w:val="NoSpacingChar"/>
          <w:rPrChange w:id="263" w:author="Dominique Duncan" w:date="2016-02-26T22:20:00Z">
            <w:rPr>
              <w:rFonts w:ascii="Arial" w:hAnsi="Arial" w:cs="Arial"/>
              <w:vertAlign w:val="superscript"/>
            </w:rPr>
          </w:rPrChange>
        </w:rPr>
        <w:t>,</w:t>
      </w:r>
      <w:r w:rsidR="000F1377" w:rsidRPr="00FB4FFC">
        <w:rPr>
          <w:rStyle w:val="NoSpacingChar"/>
          <w:rPrChange w:id="264" w:author="Dominique Duncan" w:date="2016-02-26T22:20:00Z">
            <w:rPr>
              <w:rFonts w:ascii="Arial" w:hAnsi="Arial" w:cs="Arial"/>
              <w:vertAlign w:val="superscript"/>
            </w:rPr>
          </w:rPrChange>
        </w:rPr>
        <w:t>93</w:t>
      </w:r>
      <w:r w:rsidR="000E64F9" w:rsidRPr="00FB4FFC">
        <w:rPr>
          <w:rStyle w:val="NoSpacingChar"/>
          <w:rPrChange w:id="265" w:author="Dominique Duncan" w:date="2016-02-26T22:20:00Z">
            <w:rPr>
              <w:rFonts w:ascii="Arial" w:hAnsi="Arial" w:cs="Arial"/>
              <w:vertAlign w:val="superscript"/>
            </w:rPr>
          </w:rPrChange>
        </w:rPr>
        <w:t>,</w:t>
      </w:r>
      <w:r w:rsidR="000F1377" w:rsidRPr="00FB4FFC">
        <w:rPr>
          <w:rStyle w:val="NoSpacingChar"/>
          <w:rPrChange w:id="266" w:author="Dominique Duncan" w:date="2016-02-26T22:20:00Z">
            <w:rPr>
              <w:rFonts w:ascii="Arial" w:hAnsi="Arial" w:cs="Arial"/>
              <w:vertAlign w:val="superscript"/>
            </w:rPr>
          </w:rPrChange>
        </w:rPr>
        <w:t>101</w:t>
      </w:r>
      <w:proofErr w:type="gramEnd"/>
      <w:r w:rsidR="000E64F9" w:rsidRPr="00467078">
        <w:rPr>
          <w:rStyle w:val="NoSpacingChar"/>
          <w:rPrChange w:id="267" w:author="Ryan Essex" w:date="2016-02-26T19:44:00Z">
            <w:rPr>
              <w:rFonts w:ascii="Arial" w:hAnsi="Arial" w:cs="Arial"/>
            </w:rPr>
          </w:rPrChange>
        </w:rPr>
        <w:t>. Dr. Vespa has recruited 1</w:t>
      </w:r>
      <w:r w:rsidR="0064109E" w:rsidRPr="00467078">
        <w:rPr>
          <w:rStyle w:val="NoSpacingChar"/>
          <w:rPrChange w:id="268" w:author="Ryan Essex" w:date="2016-02-26T19:44:00Z">
            <w:rPr>
              <w:rFonts w:ascii="Arial" w:hAnsi="Arial" w:cs="Arial"/>
            </w:rPr>
          </w:rPrChange>
        </w:rPr>
        <w:t>3</w:t>
      </w:r>
      <w:r w:rsidR="000E64F9" w:rsidRPr="00467078">
        <w:rPr>
          <w:rStyle w:val="NoSpacingChar"/>
          <w:rPrChange w:id="269" w:author="Ryan Essex" w:date="2016-02-26T19:44:00Z">
            <w:rPr>
              <w:rFonts w:ascii="Arial" w:hAnsi="Arial" w:cs="Arial"/>
            </w:rPr>
          </w:rPrChange>
        </w:rPr>
        <w:t xml:space="preserve"> TBI centers </w:t>
      </w:r>
      <w:r w:rsidR="007A1CB5" w:rsidRPr="00467078">
        <w:rPr>
          <w:rStyle w:val="NoSpacingChar"/>
          <w:rPrChange w:id="270" w:author="Ryan Essex" w:date="2016-02-26T19:44:00Z">
            <w:rPr>
              <w:rFonts w:ascii="Arial" w:hAnsi="Arial" w:cs="Arial"/>
            </w:rPr>
          </w:rPrChange>
        </w:rPr>
        <w:t>that</w:t>
      </w:r>
      <w:r w:rsidR="000E64F9" w:rsidRPr="00467078">
        <w:rPr>
          <w:rStyle w:val="NoSpacingChar"/>
          <w:rPrChange w:id="271" w:author="Ryan Essex" w:date="2016-02-26T19:44:00Z">
            <w:rPr>
              <w:rFonts w:ascii="Arial" w:hAnsi="Arial" w:cs="Arial"/>
            </w:rPr>
          </w:rPrChange>
        </w:rPr>
        <w:t xml:space="preserve"> wil</w:t>
      </w:r>
      <w:r w:rsidR="00791F4D" w:rsidRPr="00467078">
        <w:rPr>
          <w:rStyle w:val="NoSpacingChar"/>
          <w:rPrChange w:id="272" w:author="Ryan Essex" w:date="2016-02-26T19:44:00Z">
            <w:rPr>
              <w:rFonts w:ascii="Arial" w:hAnsi="Arial" w:cs="Arial"/>
            </w:rPr>
          </w:rPrChange>
        </w:rPr>
        <w:t>l follow patients for two years</w:t>
      </w:r>
      <w:r w:rsidR="000E64F9" w:rsidRPr="00467078">
        <w:rPr>
          <w:rStyle w:val="NoSpacingChar"/>
          <w:rPrChange w:id="273" w:author="Ryan Essex" w:date="2016-02-26T19:44:00Z">
            <w:rPr>
              <w:rFonts w:ascii="Arial" w:hAnsi="Arial" w:cs="Arial"/>
            </w:rPr>
          </w:rPrChange>
        </w:rPr>
        <w:t xml:space="preserve"> </w:t>
      </w:r>
      <w:r w:rsidR="00791F4D" w:rsidRPr="00467078">
        <w:rPr>
          <w:rStyle w:val="NoSpacingChar"/>
          <w:rPrChange w:id="274" w:author="Ryan Essex" w:date="2016-02-26T19:44:00Z">
            <w:rPr>
              <w:rFonts w:ascii="Arial" w:hAnsi="Arial" w:cs="Arial"/>
            </w:rPr>
          </w:rPrChange>
        </w:rPr>
        <w:t>to</w:t>
      </w:r>
      <w:r w:rsidR="000E64F9" w:rsidRPr="00467078">
        <w:rPr>
          <w:rStyle w:val="NoSpacingChar"/>
          <w:rPrChange w:id="275" w:author="Ryan Essex" w:date="2016-02-26T19:44:00Z">
            <w:rPr>
              <w:rFonts w:ascii="Arial" w:hAnsi="Arial" w:cs="Arial"/>
            </w:rPr>
          </w:rPrChange>
        </w:rPr>
        <w:t xml:space="preserve"> participate in our proposed clinical biomarker project. They</w:t>
      </w:r>
      <w:r w:rsidR="00CB7F53" w:rsidRPr="00467078">
        <w:rPr>
          <w:rStyle w:val="NoSpacingChar"/>
          <w:rPrChange w:id="276" w:author="Ryan Essex" w:date="2016-02-26T19:44:00Z">
            <w:rPr>
              <w:rFonts w:ascii="Arial" w:hAnsi="Arial" w:cs="Arial"/>
            </w:rPr>
          </w:rPrChange>
        </w:rPr>
        <w:t xml:space="preserve"> </w:t>
      </w:r>
      <w:r w:rsidR="00A27DE9" w:rsidRPr="00467078">
        <w:rPr>
          <w:rStyle w:val="NoSpacingChar"/>
          <w:rPrChange w:id="277" w:author="Ryan Essex" w:date="2016-02-26T19:44:00Z">
            <w:rPr>
              <w:rFonts w:ascii="Arial" w:hAnsi="Arial" w:cs="Arial"/>
            </w:rPr>
          </w:rPrChange>
        </w:rPr>
        <w:t>wil</w:t>
      </w:r>
      <w:r w:rsidR="00944AA9" w:rsidRPr="00467078">
        <w:rPr>
          <w:rStyle w:val="NoSpacingChar"/>
          <w:rPrChange w:id="278" w:author="Ryan Essex" w:date="2016-02-26T19:44:00Z">
            <w:rPr>
              <w:rFonts w:ascii="Arial" w:hAnsi="Arial" w:cs="Arial"/>
            </w:rPr>
          </w:rPrChange>
        </w:rPr>
        <w:t>l</w:t>
      </w:r>
      <w:r w:rsidR="00A27DE9" w:rsidRPr="00467078">
        <w:rPr>
          <w:rStyle w:val="NoSpacingChar"/>
          <w:rPrChange w:id="279" w:author="Ryan Essex" w:date="2016-02-26T19:44:00Z">
            <w:rPr>
              <w:rFonts w:ascii="Arial" w:hAnsi="Arial" w:cs="Arial"/>
            </w:rPr>
          </w:rPrChange>
        </w:rPr>
        <w:t xml:space="preserve"> const</w:t>
      </w:r>
      <w:r w:rsidR="00A27DE9" w:rsidRPr="00467078">
        <w:rPr>
          <w:rStyle w:val="NoSpacingChar"/>
          <w:rPrChange w:id="280" w:author="Ryan Essex" w:date="2016-02-26T19:44:00Z">
            <w:rPr>
              <w:rFonts w:ascii="Arial" w:hAnsi="Arial" w:cs="Arial"/>
            </w:rPr>
          </w:rPrChange>
        </w:rPr>
        <w:t>i</w:t>
      </w:r>
      <w:r w:rsidR="00A27DE9" w:rsidRPr="00467078">
        <w:rPr>
          <w:rStyle w:val="NoSpacingChar"/>
          <w:rPrChange w:id="281" w:author="Ryan Essex" w:date="2016-02-26T19:44:00Z">
            <w:rPr>
              <w:rFonts w:ascii="Arial" w:hAnsi="Arial" w:cs="Arial"/>
            </w:rPr>
          </w:rPrChange>
        </w:rPr>
        <w:t xml:space="preserve">tute a network with the facilities and expertise to perform </w:t>
      </w:r>
      <w:r w:rsidR="0064109E" w:rsidRPr="00467078">
        <w:rPr>
          <w:rStyle w:val="NoSpacingChar"/>
          <w:rPrChange w:id="282" w:author="Ryan Essex" w:date="2016-02-26T19:44:00Z">
            <w:rPr>
              <w:rFonts w:ascii="Arial" w:hAnsi="Arial" w:cs="Arial"/>
            </w:rPr>
          </w:rPrChange>
        </w:rPr>
        <w:t xml:space="preserve">the subsequent </w:t>
      </w:r>
      <w:r w:rsidR="00A27DE9" w:rsidRPr="00467078">
        <w:rPr>
          <w:rStyle w:val="NoSpacingChar"/>
          <w:rPrChange w:id="283" w:author="Ryan Essex" w:date="2016-02-26T19:44:00Z">
            <w:rPr>
              <w:rFonts w:ascii="Arial" w:hAnsi="Arial" w:cs="Arial"/>
            </w:rPr>
          </w:rPrChange>
        </w:rPr>
        <w:t>clinical trials once they are j</w:t>
      </w:r>
      <w:r w:rsidR="007A1CB5" w:rsidRPr="00467078">
        <w:rPr>
          <w:rStyle w:val="NoSpacingChar"/>
          <w:rPrChange w:id="284" w:author="Ryan Essex" w:date="2016-02-26T19:44:00Z">
            <w:rPr>
              <w:rFonts w:ascii="Arial" w:hAnsi="Arial" w:cs="Arial"/>
            </w:rPr>
          </w:rPrChange>
        </w:rPr>
        <w:t>ustified by preclinical studies</w:t>
      </w:r>
      <w:r w:rsidR="00A27DE9" w:rsidRPr="00467078">
        <w:rPr>
          <w:rStyle w:val="NoSpacingChar"/>
          <w:rPrChange w:id="285" w:author="Ryan Essex" w:date="2016-02-26T19:44:00Z">
            <w:rPr>
              <w:rFonts w:ascii="Arial" w:hAnsi="Arial" w:cs="Arial"/>
            </w:rPr>
          </w:rPrChange>
        </w:rPr>
        <w:t xml:space="preserve"> and made feasib</w:t>
      </w:r>
      <w:r w:rsidR="007A1CB5" w:rsidRPr="00467078">
        <w:rPr>
          <w:rStyle w:val="NoSpacingChar"/>
          <w:rPrChange w:id="286" w:author="Ryan Essex" w:date="2016-02-26T19:44:00Z">
            <w:rPr>
              <w:rFonts w:ascii="Arial" w:hAnsi="Arial" w:cs="Arial"/>
            </w:rPr>
          </w:rPrChange>
        </w:rPr>
        <w:t>le by biomarker identification.</w:t>
      </w:r>
      <w:r w:rsidR="00A27DE9" w:rsidRPr="00467078">
        <w:rPr>
          <w:rStyle w:val="NoSpacingChar"/>
          <w:rPrChange w:id="287" w:author="Ryan Essex" w:date="2016-02-26T19:44:00Z">
            <w:rPr>
              <w:rFonts w:ascii="Arial" w:hAnsi="Arial" w:cs="Arial"/>
            </w:rPr>
          </w:rPrChange>
        </w:rPr>
        <w:t xml:space="preserve"> </w:t>
      </w:r>
      <w:r w:rsidR="008C5919" w:rsidRPr="00467078">
        <w:rPr>
          <w:rStyle w:val="NoSpacingChar"/>
          <w:rPrChange w:id="288" w:author="Ryan Essex" w:date="2016-02-26T19:44:00Z">
            <w:rPr>
              <w:rFonts w:ascii="Arial" w:hAnsi="Arial" w:cs="Arial"/>
            </w:rPr>
          </w:rPrChange>
        </w:rPr>
        <w:t>For the design of the future</w:t>
      </w:r>
      <w:r w:rsidR="007B4E5B" w:rsidRPr="00467078">
        <w:rPr>
          <w:rStyle w:val="NoSpacingChar"/>
          <w:rPrChange w:id="289" w:author="Ryan Essex" w:date="2016-02-26T19:44:00Z">
            <w:rPr>
              <w:rFonts w:ascii="Arial" w:hAnsi="Arial" w:cs="Arial"/>
            </w:rPr>
          </w:rPrChange>
        </w:rPr>
        <w:t xml:space="preserve"> clinical trials</w:t>
      </w:r>
      <w:r w:rsidR="008C5919" w:rsidRPr="00467078">
        <w:rPr>
          <w:rStyle w:val="NoSpacingChar"/>
          <w:rPrChange w:id="290" w:author="Ryan Essex" w:date="2016-02-26T19:44:00Z">
            <w:rPr>
              <w:rFonts w:ascii="Arial" w:hAnsi="Arial" w:cs="Arial"/>
            </w:rPr>
          </w:rPrChange>
        </w:rPr>
        <w:t>, we</w:t>
      </w:r>
      <w:r w:rsidR="00A27DE9" w:rsidRPr="00467078">
        <w:rPr>
          <w:rStyle w:val="NoSpacingChar"/>
          <w:rPrChange w:id="291" w:author="Ryan Essex" w:date="2016-02-26T19:44:00Z">
            <w:rPr>
              <w:rFonts w:ascii="Arial" w:hAnsi="Arial" w:cs="Arial"/>
            </w:rPr>
          </w:rPrChange>
        </w:rPr>
        <w:t xml:space="preserve"> developed an extensive public outreach program </w:t>
      </w:r>
      <w:r w:rsidR="00944AA9" w:rsidRPr="00467078">
        <w:rPr>
          <w:rStyle w:val="NoSpacingChar"/>
          <w:rPrChange w:id="292" w:author="Ryan Essex" w:date="2016-02-26T19:44:00Z">
            <w:rPr>
              <w:rFonts w:ascii="Arial" w:hAnsi="Arial" w:cs="Arial"/>
            </w:rPr>
          </w:rPrChange>
        </w:rPr>
        <w:t>of epilepsy and TBI consumer groups committed to recrui</w:t>
      </w:r>
      <w:r w:rsidR="00944AA9" w:rsidRPr="00467078">
        <w:rPr>
          <w:rStyle w:val="NoSpacingChar"/>
          <w:rPrChange w:id="293" w:author="Ryan Essex" w:date="2016-02-26T19:44:00Z">
            <w:rPr>
              <w:rFonts w:ascii="Arial" w:hAnsi="Arial" w:cs="Arial"/>
            </w:rPr>
          </w:rPrChange>
        </w:rPr>
        <w:t>t</w:t>
      </w:r>
      <w:r w:rsidR="00944AA9" w:rsidRPr="00467078">
        <w:rPr>
          <w:rStyle w:val="NoSpacingChar"/>
          <w:rPrChange w:id="294" w:author="Ryan Essex" w:date="2016-02-26T19:44:00Z">
            <w:rPr>
              <w:rFonts w:ascii="Arial" w:hAnsi="Arial" w:cs="Arial"/>
            </w:rPr>
          </w:rPrChange>
        </w:rPr>
        <w:t>ment and retention</w:t>
      </w:r>
      <w:r w:rsidR="008C5919" w:rsidRPr="00467078">
        <w:rPr>
          <w:rStyle w:val="NoSpacingChar"/>
          <w:rPrChange w:id="295" w:author="Ryan Essex" w:date="2016-02-26T19:44:00Z">
            <w:rPr>
              <w:rFonts w:ascii="Arial" w:hAnsi="Arial" w:cs="Arial"/>
            </w:rPr>
          </w:rPrChange>
        </w:rPr>
        <w:t xml:space="preserve"> of subjects and consumer satisfaction</w:t>
      </w:r>
      <w:r w:rsidR="00944AA9" w:rsidRPr="00467078">
        <w:rPr>
          <w:rStyle w:val="NoSpacingChar"/>
          <w:rPrChange w:id="296" w:author="Ryan Essex" w:date="2016-02-26T19:44:00Z">
            <w:rPr>
              <w:rFonts w:ascii="Arial" w:hAnsi="Arial" w:cs="Arial"/>
            </w:rPr>
          </w:rPrChange>
        </w:rPr>
        <w:t xml:space="preserve">. </w:t>
      </w:r>
      <w:r w:rsidR="00FD344C" w:rsidRPr="00467078">
        <w:rPr>
          <w:rStyle w:val="NoSpacingChar"/>
          <w:rPrChange w:id="297" w:author="Ryan Essex" w:date="2016-02-26T19:44:00Z">
            <w:rPr>
              <w:rFonts w:ascii="Arial" w:hAnsi="Arial" w:cs="Arial"/>
              <w:b/>
            </w:rPr>
          </w:rPrChange>
        </w:rPr>
        <w:t xml:space="preserve">We plan to </w:t>
      </w:r>
      <w:r w:rsidR="00944AA9" w:rsidRPr="00467078">
        <w:rPr>
          <w:rStyle w:val="NoSpacingChar"/>
          <w:rPrChange w:id="298" w:author="Ryan Essex" w:date="2016-02-26T19:44:00Z">
            <w:rPr>
              <w:rFonts w:ascii="Arial" w:hAnsi="Arial" w:cs="Arial"/>
              <w:b/>
            </w:rPr>
          </w:rPrChange>
        </w:rPr>
        <w:t>mak</w:t>
      </w:r>
      <w:r w:rsidR="00944AA9" w:rsidRPr="00324014">
        <w:rPr>
          <w:rStyle w:val="NoSpacingChar"/>
          <w:rPrChange w:id="299" w:author="Ryan Essex" w:date="2016-02-26T19:44:00Z">
            <w:rPr>
              <w:rFonts w:ascii="Arial" w:hAnsi="Arial" w:cs="Arial"/>
              <w:b/>
            </w:rPr>
          </w:rPrChange>
        </w:rPr>
        <w:t xml:space="preserve">e </w:t>
      </w:r>
      <w:r w:rsidR="00FD344C" w:rsidRPr="00324014">
        <w:rPr>
          <w:rStyle w:val="NoSpacingChar"/>
          <w:rPrChange w:id="300" w:author="Ryan Essex" w:date="2016-02-26T19:44:00Z">
            <w:rPr>
              <w:rFonts w:ascii="Arial" w:hAnsi="Arial" w:cs="Arial"/>
              <w:b/>
            </w:rPr>
          </w:rPrChange>
        </w:rPr>
        <w:t>available to the greater</w:t>
      </w:r>
      <w:r w:rsidR="00FD344C" w:rsidRPr="00324014">
        <w:rPr>
          <w:rFonts w:ascii="Arial" w:hAnsi="Arial" w:cs="Arial"/>
        </w:rPr>
        <w:t xml:space="preserve"> epilepsy community </w:t>
      </w:r>
      <w:r w:rsidR="00944AA9" w:rsidRPr="00324014">
        <w:rPr>
          <w:rFonts w:ascii="Arial" w:hAnsi="Arial" w:cs="Arial"/>
        </w:rPr>
        <w:t>all of our</w:t>
      </w:r>
      <w:r w:rsidR="002C53CF" w:rsidRPr="00324014">
        <w:rPr>
          <w:rFonts w:ascii="Arial" w:hAnsi="Arial" w:cs="Arial"/>
        </w:rPr>
        <w:t xml:space="preserve"> bioinformatics tools and</w:t>
      </w:r>
      <w:r w:rsidR="008E7ABA" w:rsidRPr="00324014">
        <w:rPr>
          <w:rFonts w:ascii="Arial" w:hAnsi="Arial" w:cs="Arial"/>
        </w:rPr>
        <w:t xml:space="preserve"> </w:t>
      </w:r>
      <w:r w:rsidR="00A278DD" w:rsidRPr="00324014">
        <w:rPr>
          <w:rFonts w:ascii="Arial" w:hAnsi="Arial" w:cs="Arial"/>
        </w:rPr>
        <w:t>resources,</w:t>
      </w:r>
      <w:r w:rsidR="002C53CF" w:rsidRPr="00324014">
        <w:rPr>
          <w:rFonts w:ascii="Arial" w:hAnsi="Arial" w:cs="Arial"/>
        </w:rPr>
        <w:t xml:space="preserve"> databank, biobank,</w:t>
      </w:r>
      <w:r w:rsidR="00300803" w:rsidRPr="00324014">
        <w:rPr>
          <w:rFonts w:ascii="Arial" w:hAnsi="Arial" w:cs="Arial"/>
        </w:rPr>
        <w:t xml:space="preserve"> experimental protocols</w:t>
      </w:r>
      <w:r w:rsidR="002C53CF" w:rsidRPr="00324014">
        <w:rPr>
          <w:rFonts w:ascii="Arial" w:hAnsi="Arial" w:cs="Arial"/>
        </w:rPr>
        <w:t xml:space="preserve"> for a standardized TBI/PTE animal model and preclinical evaluation of antiepileptogenic therapies, a network of TBI centers with facilities and expertise to carry out future clinical trials of antiepileptogenic interventions.</w:t>
      </w:r>
      <w:r w:rsidR="00706989" w:rsidRPr="00324014">
        <w:rPr>
          <w:rFonts w:ascii="Arial" w:hAnsi="Arial" w:cs="Arial"/>
        </w:rPr>
        <w:t xml:space="preserve"> To this end, </w:t>
      </w:r>
      <w:r w:rsidR="00706989">
        <w:rPr>
          <w:rFonts w:ascii="Arial" w:hAnsi="Arial" w:cs="Arial"/>
        </w:rPr>
        <w:t>c</w:t>
      </w:r>
      <w:r w:rsidR="00706989" w:rsidRPr="008D6C97">
        <w:rPr>
          <w:rFonts w:ascii="Arial" w:hAnsi="Arial" w:cs="Arial"/>
        </w:rPr>
        <w:t>ollaborations have been established with a number of rela</w:t>
      </w:r>
      <w:r w:rsidR="00706989">
        <w:rPr>
          <w:rFonts w:ascii="Arial" w:hAnsi="Arial" w:cs="Arial"/>
        </w:rPr>
        <w:t xml:space="preserve">ted programs, including Epi4K, </w:t>
      </w:r>
      <w:proofErr w:type="spellStart"/>
      <w:r w:rsidR="00706989" w:rsidRPr="008D6C97">
        <w:rPr>
          <w:rFonts w:ascii="Arial" w:hAnsi="Arial" w:cs="Arial"/>
        </w:rPr>
        <w:t>EpGP</w:t>
      </w:r>
      <w:proofErr w:type="spellEnd"/>
      <w:r w:rsidR="00706989" w:rsidRPr="008D6C97">
        <w:rPr>
          <w:rFonts w:ascii="Arial" w:hAnsi="Arial" w:cs="Arial"/>
        </w:rPr>
        <w:t xml:space="preserve">, EPITARGET, </w:t>
      </w:r>
      <w:r w:rsidR="00706989">
        <w:rPr>
          <w:rFonts w:ascii="Arial" w:hAnsi="Arial" w:cs="Arial"/>
        </w:rPr>
        <w:t xml:space="preserve">FEBSTAT, </w:t>
      </w:r>
      <w:r w:rsidR="00706989" w:rsidRPr="008D6C97">
        <w:rPr>
          <w:rFonts w:ascii="Arial" w:hAnsi="Arial" w:cs="Arial"/>
        </w:rPr>
        <w:t>TRACK-TBI, CENTER-TBI, ADA</w:t>
      </w:r>
      <w:r w:rsidR="00072F05">
        <w:rPr>
          <w:rFonts w:ascii="Arial" w:hAnsi="Arial" w:cs="Arial"/>
        </w:rPr>
        <w:t>PT</w:t>
      </w:r>
      <w:r w:rsidR="00706989" w:rsidRPr="008D6C97">
        <w:rPr>
          <w:rFonts w:ascii="Arial" w:hAnsi="Arial" w:cs="Arial"/>
        </w:rPr>
        <w:t xml:space="preserve">, CSR, </w:t>
      </w:r>
      <w:r w:rsidR="00706989">
        <w:rPr>
          <w:rFonts w:ascii="Arial" w:hAnsi="Arial" w:cs="Arial"/>
        </w:rPr>
        <w:t xml:space="preserve">and </w:t>
      </w:r>
      <w:r w:rsidR="00706989" w:rsidRPr="008D6C97">
        <w:rPr>
          <w:rFonts w:ascii="Arial" w:hAnsi="Arial" w:cs="Arial"/>
        </w:rPr>
        <w:t>the VA</w:t>
      </w:r>
      <w:r w:rsidR="00706989">
        <w:rPr>
          <w:rFonts w:ascii="Arial" w:hAnsi="Arial" w:cs="Arial"/>
        </w:rPr>
        <w:t xml:space="preserve"> Epilepsy Centers of Excellence</w:t>
      </w:r>
      <w:r w:rsidR="00706989" w:rsidRPr="008D6C97">
        <w:rPr>
          <w:rFonts w:ascii="Arial" w:hAnsi="Arial" w:cs="Arial"/>
        </w:rPr>
        <w:t xml:space="preserve"> </w:t>
      </w:r>
      <w:r w:rsidR="00706989">
        <w:rPr>
          <w:rFonts w:ascii="Arial" w:hAnsi="Arial" w:cs="Arial"/>
        </w:rPr>
        <w:t>to expand the patient population available for future clinical trials.</w:t>
      </w:r>
    </w:p>
    <w:p w14:paraId="6B46C393" w14:textId="26F04D24" w:rsidR="008A3A1A" w:rsidDel="00467078" w:rsidRDefault="002C53CF">
      <w:pPr>
        <w:pStyle w:val="Heading1"/>
        <w:spacing w:afterLines="35" w:after="84"/>
        <w:rPr>
          <w:del w:id="301" w:author="Ryan Essex" w:date="2016-02-26T19:46:00Z"/>
        </w:rPr>
        <w:pPrChange w:id="302" w:author="Ryan Essex" w:date="2016-02-26T19:46:00Z">
          <w:pPr/>
        </w:pPrChange>
      </w:pPr>
      <w:del w:id="303" w:author="Ryan Essex" w:date="2016-02-26T20:16:00Z">
        <w:r w:rsidDel="00CE3D9B">
          <w:delText xml:space="preserve"> </w:delText>
        </w:r>
      </w:del>
    </w:p>
    <w:p w14:paraId="11316A96" w14:textId="77777777" w:rsidR="00467078" w:rsidRPr="00467078" w:rsidRDefault="00467078">
      <w:pPr>
        <w:tabs>
          <w:tab w:val="left" w:pos="360"/>
        </w:tabs>
        <w:spacing w:afterLines="35" w:after="84"/>
        <w:rPr>
          <w:ins w:id="304" w:author="Ryan Essex" w:date="2016-02-26T19:46:00Z"/>
          <w:rPrChange w:id="305" w:author="Ryan Essex" w:date="2016-02-26T19:46:00Z">
            <w:rPr>
              <w:ins w:id="306" w:author="Ryan Essex" w:date="2016-02-26T19:46:00Z"/>
              <w:b/>
            </w:rPr>
          </w:rPrChange>
        </w:rPr>
        <w:pPrChange w:id="307" w:author="Ryan Essex" w:date="2016-02-26T20:16:00Z">
          <w:pPr/>
        </w:pPrChange>
      </w:pPr>
    </w:p>
    <w:p w14:paraId="1D6B2922" w14:textId="6ACF7D8E" w:rsidR="008A3A1A" w:rsidDel="00467078" w:rsidRDefault="008A3A1A">
      <w:pPr>
        <w:pStyle w:val="Heading1"/>
        <w:spacing w:afterLines="35" w:after="84"/>
        <w:rPr>
          <w:del w:id="308" w:author="Ryan Essex" w:date="2016-02-26T19:46:00Z"/>
        </w:rPr>
        <w:pPrChange w:id="309" w:author="Ryan Essex" w:date="2016-02-26T20:16:00Z">
          <w:pPr/>
        </w:pPrChange>
      </w:pPr>
      <w:del w:id="310" w:author="Ryan Essex" w:date="2016-02-29T10:13:00Z">
        <w:r w:rsidDel="00B65C8B">
          <w:delText>B</w:delText>
        </w:r>
      </w:del>
      <w:r>
        <w:t>2. Innovatio</w:t>
      </w:r>
      <w:ins w:id="311" w:author="Ryan Essex" w:date="2016-02-26T19:46:00Z">
        <w:r w:rsidR="00467078">
          <w:t>n</w:t>
        </w:r>
      </w:ins>
      <w:del w:id="312" w:author="Ryan Essex" w:date="2016-02-26T19:46:00Z">
        <w:r w:rsidDel="00467078">
          <w:delText>n</w:delText>
        </w:r>
      </w:del>
    </w:p>
    <w:p w14:paraId="3315B925" w14:textId="12ECF143" w:rsidR="008A3A1A" w:rsidRPr="00597221" w:rsidRDefault="008A3A1A">
      <w:pPr>
        <w:pStyle w:val="Heading1"/>
        <w:spacing w:afterLines="35" w:after="84"/>
        <w:pPrChange w:id="313" w:author="Ryan Essex" w:date="2016-02-26T20:16:00Z">
          <w:pPr/>
        </w:pPrChange>
      </w:pPr>
    </w:p>
    <w:p w14:paraId="64EF0B56" w14:textId="00E70114" w:rsidR="00E13D11" w:rsidRPr="00EF33C7" w:rsidRDefault="00E13D11">
      <w:pPr>
        <w:pStyle w:val="NoSpacing"/>
        <w:spacing w:afterLines="35" w:after="84"/>
        <w:rPr>
          <w:b/>
        </w:rPr>
        <w:pPrChange w:id="314" w:author="Ryan Essex" w:date="2016-02-26T19:45:00Z">
          <w:pPr>
            <w:pStyle w:val="PlainText"/>
            <w:numPr>
              <w:numId w:val="16"/>
            </w:numPr>
            <w:spacing w:after="200"/>
            <w:ind w:hanging="360"/>
          </w:pPr>
        </w:pPrChange>
      </w:pPr>
      <w:r w:rsidRPr="00EF33C7">
        <w:rPr>
          <w:b/>
        </w:rPr>
        <w:t xml:space="preserve">EpiBioS4Rx is </w:t>
      </w:r>
      <w:r>
        <w:rPr>
          <w:b/>
        </w:rPr>
        <w:t xml:space="preserve">a unique translational proposal. </w:t>
      </w:r>
      <w:r w:rsidRPr="00AF6930">
        <w:t>It</w:t>
      </w:r>
      <w:r w:rsidRPr="002D20E5">
        <w:t xml:space="preserve"> brings together human and animal epileptogenesis research on TBI with active participation of consumer advocates to provide all the necessary information, resources, expertise, and patient population to carry out a</w:t>
      </w:r>
      <w:r>
        <w:t>n economically feasible,</w:t>
      </w:r>
      <w:r w:rsidRPr="002D20E5">
        <w:t xml:space="preserve"> full-scale clinical trial of one or more antiepileptogenic therapies at the end of the 5 year funding period.</w:t>
      </w:r>
    </w:p>
    <w:p w14:paraId="4192BFFA" w14:textId="5F0F4932" w:rsidR="00E13D11" w:rsidRPr="00A11885" w:rsidRDefault="00E13D11">
      <w:pPr>
        <w:pStyle w:val="NoSpacing"/>
        <w:spacing w:afterLines="35" w:after="84"/>
        <w:pPrChange w:id="315" w:author="Ryan Essex" w:date="2016-02-26T19:45:00Z">
          <w:pPr>
            <w:pStyle w:val="PlainText"/>
            <w:numPr>
              <w:numId w:val="16"/>
            </w:numPr>
            <w:spacing w:after="200"/>
            <w:ind w:hanging="360"/>
          </w:pPr>
        </w:pPrChange>
      </w:pPr>
      <w:r>
        <w:rPr>
          <w:b/>
        </w:rPr>
        <w:t>EpiBioS4Rx has integrated</w:t>
      </w:r>
      <w:r w:rsidRPr="00EF33C7">
        <w:rPr>
          <w:b/>
        </w:rPr>
        <w:t xml:space="preserve"> existing interactive multimodalit</w:t>
      </w:r>
      <w:r>
        <w:rPr>
          <w:b/>
        </w:rPr>
        <w:t xml:space="preserve">y bioinformatics platforms. </w:t>
      </w:r>
      <w:r>
        <w:t>The unique combined platform is</w:t>
      </w:r>
      <w:r w:rsidRPr="002D20E5">
        <w:t xml:space="preserve"> capable of ac</w:t>
      </w:r>
      <w:r w:rsidR="007A1CB5">
        <w:t>quiring, storing, and analyzing</w:t>
      </w:r>
      <w:r w:rsidRPr="002D20E5">
        <w:t xml:space="preserve"> electrophysiological, imaging, molecular, and cellular data f</w:t>
      </w:r>
      <w:r w:rsidR="007A1CB5">
        <w:t>rom animal and clinical studies</w:t>
      </w:r>
      <w:r w:rsidRPr="002D20E5">
        <w:t xml:space="preserve"> that have not been used to study epileptogenesis previously, and that will constitute a</w:t>
      </w:r>
      <w:r>
        <w:t>n</w:t>
      </w:r>
      <w:r w:rsidRPr="002D20E5">
        <w:t xml:space="preserve"> open-</w:t>
      </w:r>
      <w:r w:rsidR="007A1CB5">
        <w:t>access, epilepsy-specific</w:t>
      </w:r>
      <w:r w:rsidR="00C67A9E">
        <w:t xml:space="preserve"> data</w:t>
      </w:r>
      <w:r w:rsidRPr="002D20E5">
        <w:t>base and analytics resource.</w:t>
      </w:r>
    </w:p>
    <w:p w14:paraId="35DBBC94" w14:textId="318A3740" w:rsidR="00E13D11" w:rsidRPr="00414C52" w:rsidRDefault="00135DC5">
      <w:pPr>
        <w:pStyle w:val="NoSpacing"/>
        <w:spacing w:afterLines="35" w:after="84"/>
        <w:pPrChange w:id="316" w:author="Ryan Essex" w:date="2016-02-26T19:45:00Z">
          <w:pPr>
            <w:pStyle w:val="PlainText"/>
            <w:numPr>
              <w:numId w:val="16"/>
            </w:numPr>
            <w:spacing w:after="200"/>
            <w:ind w:hanging="360"/>
          </w:pPr>
        </w:pPrChange>
      </w:pPr>
      <w:r>
        <w:rPr>
          <w:b/>
        </w:rPr>
        <w:t>EpiBioS</w:t>
      </w:r>
      <w:r w:rsidR="00E13D11" w:rsidRPr="00414C52">
        <w:rPr>
          <w:b/>
        </w:rPr>
        <w:t>4Rx will develop the first validated multimodal biomarker panel for pr</w:t>
      </w:r>
      <w:r w:rsidR="00807B00">
        <w:rPr>
          <w:b/>
        </w:rPr>
        <w:t>eclinical and clinical antiepile</w:t>
      </w:r>
      <w:r w:rsidR="00E13D11" w:rsidRPr="00414C52">
        <w:rPr>
          <w:b/>
        </w:rPr>
        <w:t>ptogenesis trials</w:t>
      </w:r>
      <w:r w:rsidR="00C82D24">
        <w:rPr>
          <w:b/>
        </w:rPr>
        <w:t>.</w:t>
      </w:r>
    </w:p>
    <w:p w14:paraId="4C59398D" w14:textId="1475590C" w:rsidR="00583958" w:rsidRDefault="00135DC5">
      <w:pPr>
        <w:pStyle w:val="NoSpacing"/>
        <w:spacing w:afterLines="35" w:after="84"/>
        <w:pPrChange w:id="317" w:author="Ryan Essex" w:date="2016-02-26T19:45:00Z">
          <w:pPr>
            <w:pStyle w:val="PlainText"/>
            <w:numPr>
              <w:numId w:val="16"/>
            </w:numPr>
            <w:spacing w:after="200"/>
            <w:ind w:hanging="360"/>
          </w:pPr>
        </w:pPrChange>
      </w:pPr>
      <w:r>
        <w:rPr>
          <w:b/>
        </w:rPr>
        <w:t>EpiBioS</w:t>
      </w:r>
      <w:r w:rsidR="00583958" w:rsidRPr="00414C52">
        <w:rPr>
          <w:b/>
        </w:rPr>
        <w:t xml:space="preserve">4Rx will develop the first rigorous preclinical multicenter therapy-development pipeline for promising antiepileptogenic treatments to facilitate their testing in </w:t>
      </w:r>
      <w:r w:rsidR="00583958">
        <w:rPr>
          <w:b/>
        </w:rPr>
        <w:t xml:space="preserve">a </w:t>
      </w:r>
      <w:r w:rsidR="00583958" w:rsidRPr="00414C52">
        <w:rPr>
          <w:b/>
        </w:rPr>
        <w:t>future</w:t>
      </w:r>
      <w:r w:rsidR="00583958">
        <w:rPr>
          <w:b/>
        </w:rPr>
        <w:t xml:space="preserve"> </w:t>
      </w:r>
      <w:r w:rsidR="00583958" w:rsidRPr="00414C52">
        <w:rPr>
          <w:b/>
        </w:rPr>
        <w:t xml:space="preserve">antiepileptogenesis clinical trial in patients with TBI. </w:t>
      </w:r>
      <w:r w:rsidR="00583958" w:rsidRPr="00597221">
        <w:t xml:space="preserve">We propose to screen 5 treatment protocols for their effect on modifying PTE biomarkers in </w:t>
      </w:r>
      <w:r w:rsidR="00627B2A">
        <w:t>our</w:t>
      </w:r>
      <w:r w:rsidR="00583958" w:rsidRPr="00597221">
        <w:t xml:space="preserve"> animal model of TBI, test the lead</w:t>
      </w:r>
      <w:r w:rsidR="00583958">
        <w:t>ing</w:t>
      </w:r>
      <w:r w:rsidR="00583958" w:rsidRPr="00597221">
        <w:t xml:space="preserve"> compound for its efficacy in preventing PTE and thus prepare for a future clinical trial of the lead</w:t>
      </w:r>
      <w:r w:rsidR="00583958">
        <w:t>ing</w:t>
      </w:r>
      <w:r w:rsidR="00583958" w:rsidRPr="00597221">
        <w:t xml:space="preserve"> compound.</w:t>
      </w:r>
    </w:p>
    <w:p w14:paraId="1601C173" w14:textId="2C78DDA5" w:rsidR="00583958" w:rsidRPr="00597221" w:rsidRDefault="00135DC5">
      <w:pPr>
        <w:pStyle w:val="NoSpacing"/>
        <w:spacing w:afterLines="35" w:after="84"/>
        <w:pPrChange w:id="318" w:author="Ryan Essex" w:date="2016-02-26T19:45:00Z">
          <w:pPr>
            <w:pStyle w:val="PlainText"/>
            <w:numPr>
              <w:numId w:val="16"/>
            </w:numPr>
            <w:spacing w:after="200"/>
            <w:ind w:hanging="360"/>
          </w:pPr>
        </w:pPrChange>
      </w:pPr>
      <w:r>
        <w:rPr>
          <w:b/>
        </w:rPr>
        <w:t>EpiBioS</w:t>
      </w:r>
      <w:r w:rsidR="00583958" w:rsidRPr="00414C52">
        <w:rPr>
          <w:b/>
        </w:rPr>
        <w:t xml:space="preserve">4Rx will </w:t>
      </w:r>
      <w:r w:rsidR="00583958">
        <w:rPr>
          <w:b/>
        </w:rPr>
        <w:t>identify at least one compound that shows a</w:t>
      </w:r>
      <w:r w:rsidR="00E742FC">
        <w:rPr>
          <w:b/>
        </w:rPr>
        <w:t>n</w:t>
      </w:r>
      <w:r w:rsidR="00583958">
        <w:rPr>
          <w:b/>
        </w:rPr>
        <w:t xml:space="preserve"> anti-epileptogenic effect in a rigorous, long-term, multicenter pre-clinical trial that is ready to proceed to be tested in a clinical trial utilizing</w:t>
      </w:r>
      <w:r>
        <w:rPr>
          <w:b/>
        </w:rPr>
        <w:t xml:space="preserve"> the EpiBioS4Rx clinical TBI center</w:t>
      </w:r>
      <w:r w:rsidR="00583958">
        <w:rPr>
          <w:b/>
        </w:rPr>
        <w:t>s and biomarkers</w:t>
      </w:r>
      <w:r w:rsidR="00583958" w:rsidRPr="00414C52">
        <w:rPr>
          <w:b/>
        </w:rPr>
        <w:t>.</w:t>
      </w:r>
    </w:p>
    <w:p w14:paraId="10980E09" w14:textId="348E1D22" w:rsidR="00E13D11" w:rsidRPr="00AF6930" w:rsidRDefault="00E13D11">
      <w:pPr>
        <w:pStyle w:val="NoSpacing"/>
        <w:spacing w:afterLines="35" w:after="84"/>
        <w:pPrChange w:id="319" w:author="Ryan Essex" w:date="2016-02-26T19:45:00Z">
          <w:pPr>
            <w:pStyle w:val="PlainText"/>
            <w:numPr>
              <w:numId w:val="16"/>
            </w:numPr>
            <w:spacing w:after="200"/>
            <w:ind w:hanging="360"/>
          </w:pPr>
        </w:pPrChange>
      </w:pPr>
      <w:r>
        <w:rPr>
          <w:b/>
        </w:rPr>
        <w:t xml:space="preserve"> EpiBioS4Rx has enlisted t</w:t>
      </w:r>
      <w:r w:rsidRPr="00F95C8D">
        <w:rPr>
          <w:b/>
        </w:rPr>
        <w:t xml:space="preserve">he enthusiastic participation of </w:t>
      </w:r>
      <w:r w:rsidR="006E30B6">
        <w:rPr>
          <w:b/>
        </w:rPr>
        <w:t>13</w:t>
      </w:r>
      <w:r>
        <w:rPr>
          <w:b/>
        </w:rPr>
        <w:t xml:space="preserve"> </w:t>
      </w:r>
      <w:r w:rsidR="003B0699">
        <w:rPr>
          <w:b/>
        </w:rPr>
        <w:t>advanced</w:t>
      </w:r>
      <w:r w:rsidRPr="00F95C8D">
        <w:rPr>
          <w:b/>
        </w:rPr>
        <w:t xml:space="preserve"> clinical TBI programs</w:t>
      </w:r>
      <w:r>
        <w:rPr>
          <w:b/>
        </w:rPr>
        <w:t>.</w:t>
      </w:r>
      <w:r w:rsidRPr="00F95C8D">
        <w:rPr>
          <w:b/>
        </w:rPr>
        <w:t xml:space="preserve"> </w:t>
      </w:r>
      <w:r>
        <w:t>These programs</w:t>
      </w:r>
      <w:r w:rsidRPr="00AF6930">
        <w:t xml:space="preserve"> have not studied epilepsy as par</w:t>
      </w:r>
      <w:r w:rsidR="007A1CB5">
        <w:t>t of their research in the past,</w:t>
      </w:r>
      <w:r w:rsidRPr="00AF6930">
        <w:t xml:space="preserve"> will use the</w:t>
      </w:r>
      <w:r>
        <w:t xml:space="preserve"> data from their</w:t>
      </w:r>
      <w:r w:rsidRPr="00AF6930">
        <w:t xml:space="preserve"> extensive subject populations to identify likely biomarkers of epileptogenesis, </w:t>
      </w:r>
      <w:r w:rsidR="007A1CB5">
        <w:t xml:space="preserve">will </w:t>
      </w:r>
      <w:r w:rsidRPr="00AF6930">
        <w:t xml:space="preserve">validate biomarkers identified in animal TBI studies, and </w:t>
      </w:r>
      <w:r w:rsidR="007A1CB5">
        <w:t xml:space="preserve">will </w:t>
      </w:r>
      <w:r w:rsidRPr="00AF6930">
        <w:t xml:space="preserve">establish a network of </w:t>
      </w:r>
      <w:r w:rsidR="003B0699">
        <w:t xml:space="preserve">advanced </w:t>
      </w:r>
      <w:r w:rsidRPr="00AF6930">
        <w:t xml:space="preserve">TBI centers with </w:t>
      </w:r>
      <w:r w:rsidRPr="00C85B70">
        <w:t>continuous EEG monitoring and other</w:t>
      </w:r>
      <w:r w:rsidRPr="002347E6">
        <w:rPr>
          <w:color w:val="FF0000"/>
        </w:rPr>
        <w:t xml:space="preserve"> </w:t>
      </w:r>
      <w:r w:rsidRPr="00AF6930">
        <w:t xml:space="preserve">resources, expertise, and patient populations to carry out future full-scale clinical trials of antiepileptogenic </w:t>
      </w:r>
      <w:r w:rsidR="007A1CB5">
        <w:t>agents identified in this study</w:t>
      </w:r>
      <w:r w:rsidRPr="00AF6930">
        <w:t xml:space="preserve"> or others.</w:t>
      </w:r>
    </w:p>
    <w:p w14:paraId="345F17A8" w14:textId="6EEE7227" w:rsidR="00E13D11" w:rsidRPr="00AF6930" w:rsidRDefault="00E13D11">
      <w:pPr>
        <w:pStyle w:val="NoSpacing"/>
        <w:spacing w:afterLines="35" w:after="84"/>
        <w:pPrChange w:id="320" w:author="Ryan Essex" w:date="2016-02-26T19:45:00Z">
          <w:pPr>
            <w:pStyle w:val="PlainText"/>
            <w:numPr>
              <w:numId w:val="16"/>
            </w:numPr>
            <w:spacing w:after="200"/>
            <w:ind w:hanging="360"/>
          </w:pPr>
        </w:pPrChange>
      </w:pPr>
      <w:r w:rsidRPr="00A01E74">
        <w:rPr>
          <w:b/>
        </w:rPr>
        <w:t xml:space="preserve">EpiBioS4Rx will utilize </w:t>
      </w:r>
      <w:r>
        <w:rPr>
          <w:b/>
        </w:rPr>
        <w:t xml:space="preserve">common data elements, and </w:t>
      </w:r>
      <w:r w:rsidRPr="00A01E74">
        <w:rPr>
          <w:b/>
        </w:rPr>
        <w:t>a ri</w:t>
      </w:r>
      <w:r w:rsidR="007A1CB5">
        <w:rPr>
          <w:b/>
        </w:rPr>
        <w:t>gorously designed, standardized</w:t>
      </w:r>
      <w:r w:rsidRPr="00A01E74">
        <w:rPr>
          <w:b/>
        </w:rPr>
        <w:t xml:space="preserve"> protocol for preclinical trials of potential ant</w:t>
      </w:r>
      <w:r>
        <w:rPr>
          <w:b/>
        </w:rPr>
        <w:t xml:space="preserve">iepileptogenic agents. </w:t>
      </w:r>
      <w:r>
        <w:t>This unique paradigm will employ</w:t>
      </w:r>
      <w:r w:rsidRPr="00AF6930">
        <w:t xml:space="preserve"> therapy specific biomarkers identif</w:t>
      </w:r>
      <w:r w:rsidR="007A1CB5">
        <w:t>ied in animal and human studies</w:t>
      </w:r>
      <w:r w:rsidRPr="00AF6930">
        <w:t xml:space="preserve"> to identify one or more antiepileptogenic agents for full-scale clinical trials.</w:t>
      </w:r>
    </w:p>
    <w:p w14:paraId="3F1B5E33" w14:textId="4EFBF6C0" w:rsidR="00E13D11" w:rsidRPr="00AF6930" w:rsidRDefault="00E13D11">
      <w:pPr>
        <w:pStyle w:val="NoSpacing"/>
        <w:spacing w:afterLines="35" w:after="84"/>
        <w:pPrChange w:id="321" w:author="Ryan Essex" w:date="2016-02-26T19:45:00Z">
          <w:pPr>
            <w:pStyle w:val="PlainText"/>
            <w:numPr>
              <w:numId w:val="16"/>
            </w:numPr>
            <w:spacing w:after="200"/>
            <w:ind w:hanging="360"/>
          </w:pPr>
        </w:pPrChange>
      </w:pPr>
      <w:r w:rsidRPr="00104565">
        <w:rPr>
          <w:b/>
        </w:rPr>
        <w:t>Our Public Engagement Core will, for the first time, bring together epilepsy and TBI advocacy and consumer groups to address common interest</w:t>
      </w:r>
      <w:r>
        <w:rPr>
          <w:b/>
        </w:rPr>
        <w:t>s and concerns.</w:t>
      </w:r>
      <w:r w:rsidRPr="00104565">
        <w:rPr>
          <w:b/>
        </w:rPr>
        <w:t xml:space="preserve"> </w:t>
      </w:r>
      <w:r w:rsidRPr="00AF6930">
        <w:t>This effort will not only involve</w:t>
      </w:r>
      <w:r>
        <w:t xml:space="preserve"> patients with PTE</w:t>
      </w:r>
      <w:r w:rsidRPr="00AF6930">
        <w:t xml:space="preserve"> but </w:t>
      </w:r>
      <w:r w:rsidR="007A1CB5">
        <w:t xml:space="preserve">also </w:t>
      </w:r>
      <w:r w:rsidRPr="00AF6930">
        <w:t>patients</w:t>
      </w:r>
      <w:r w:rsidR="007A1CB5">
        <w:t xml:space="preserve"> at risk for developing PTE</w:t>
      </w:r>
      <w:r>
        <w:t xml:space="preserve"> and will</w:t>
      </w:r>
      <w:r w:rsidRPr="00AF6930">
        <w:t xml:space="preserve"> facilitate recruitment and retention of subjects for future clinical trials.</w:t>
      </w:r>
    </w:p>
    <w:p w14:paraId="17F9A006" w14:textId="5B18534F" w:rsidR="00E13D11" w:rsidRPr="00AF6930" w:rsidRDefault="00E13D11">
      <w:pPr>
        <w:pStyle w:val="NoSpacing"/>
        <w:spacing w:afterLines="35" w:after="84"/>
        <w:pPrChange w:id="322" w:author="Ryan Essex" w:date="2016-02-26T19:45:00Z">
          <w:pPr>
            <w:pStyle w:val="PlainText"/>
            <w:numPr>
              <w:numId w:val="16"/>
            </w:numPr>
            <w:spacing w:after="200"/>
            <w:ind w:hanging="360"/>
          </w:pPr>
        </w:pPrChange>
      </w:pPr>
      <w:r>
        <w:rPr>
          <w:b/>
        </w:rPr>
        <w:t>EpiBioS4Rx has developed a Charter and Publication Policy that not only establishes a cod</w:t>
      </w:r>
      <w:r w:rsidR="007A1CB5">
        <w:rPr>
          <w:b/>
        </w:rPr>
        <w:t>e of equity among investigators</w:t>
      </w:r>
      <w:r>
        <w:rPr>
          <w:b/>
        </w:rPr>
        <w:t xml:space="preserve"> but </w:t>
      </w:r>
      <w:r w:rsidR="007A1CB5">
        <w:rPr>
          <w:b/>
        </w:rPr>
        <w:t xml:space="preserve">also </w:t>
      </w:r>
      <w:r>
        <w:rPr>
          <w:b/>
        </w:rPr>
        <w:t>outlines how our data, tools</w:t>
      </w:r>
      <w:r w:rsidR="007A1CB5">
        <w:rPr>
          <w:b/>
        </w:rPr>
        <w:t>,</w:t>
      </w:r>
      <w:r>
        <w:rPr>
          <w:b/>
        </w:rPr>
        <w:t xml:space="preserve"> and resources will be made available to the entire epilepsy community</w:t>
      </w:r>
      <w:r w:rsidRPr="00AF6930">
        <w:t xml:space="preserve">.  </w:t>
      </w:r>
    </w:p>
    <w:p w14:paraId="64171AFC" w14:textId="35108E9F" w:rsidR="0011683F" w:rsidRPr="00922D24" w:rsidDel="00467078" w:rsidRDefault="00F95C8D">
      <w:pPr>
        <w:pStyle w:val="Heading1"/>
        <w:rPr>
          <w:del w:id="323" w:author="Ryan Essex" w:date="2016-02-26T19:45:00Z"/>
        </w:rPr>
        <w:pPrChange w:id="324" w:author="Ryan Essex" w:date="2016-02-26T19:46:00Z">
          <w:pPr/>
        </w:pPrChange>
      </w:pPr>
      <w:del w:id="325" w:author="Ryan Essex" w:date="2016-02-29T10:13:00Z">
        <w:r w:rsidRPr="00922D24" w:rsidDel="00B65C8B">
          <w:delText>B</w:delText>
        </w:r>
      </w:del>
      <w:r w:rsidRPr="00922D24">
        <w:t>3</w:t>
      </w:r>
      <w:r w:rsidR="0011683F" w:rsidRPr="00922D24">
        <w:t>. Approach</w:t>
      </w:r>
    </w:p>
    <w:p w14:paraId="6573256A" w14:textId="071996D9" w:rsidR="0011683F" w:rsidRPr="00922D24" w:rsidRDefault="0011683F">
      <w:pPr>
        <w:pStyle w:val="Heading1"/>
        <w:pPrChange w:id="326" w:author="Ryan Essex" w:date="2016-02-26T19:46:00Z">
          <w:pPr/>
        </w:pPrChange>
      </w:pPr>
    </w:p>
    <w:p w14:paraId="0D6F349E" w14:textId="573C421A" w:rsidR="0011683F" w:rsidRPr="008D6C97" w:rsidDel="00467078" w:rsidRDefault="00F95C8D">
      <w:pPr>
        <w:pStyle w:val="Heading2"/>
        <w:spacing w:afterLines="35" w:after="84"/>
        <w:rPr>
          <w:del w:id="327" w:author="Ryan Essex" w:date="2016-02-26T19:45:00Z"/>
        </w:rPr>
        <w:pPrChange w:id="328" w:author="Ryan Essex" w:date="2016-02-26T19:46:00Z">
          <w:pPr/>
        </w:pPrChange>
      </w:pPr>
      <w:del w:id="329" w:author="Ryan Essex" w:date="2016-02-29T10:13:00Z">
        <w:r w:rsidDel="00B65C8B">
          <w:delText>B</w:delText>
        </w:r>
      </w:del>
      <w:r>
        <w:t>3</w:t>
      </w:r>
      <w:r w:rsidR="00DA7E6E">
        <w:t>.</w:t>
      </w:r>
      <w:r w:rsidR="0011683F" w:rsidRPr="008D6C97">
        <w:t xml:space="preserve">1. </w:t>
      </w:r>
      <w:r w:rsidR="008C3BAA">
        <w:rPr>
          <w:i/>
        </w:rPr>
        <w:t>Preliminary work:</w:t>
      </w:r>
    </w:p>
    <w:p w14:paraId="7E425475" w14:textId="4BC687A8" w:rsidR="0011683F" w:rsidRPr="008D6C97" w:rsidRDefault="0011683F">
      <w:pPr>
        <w:pStyle w:val="Heading2"/>
        <w:spacing w:afterLines="35" w:after="84"/>
        <w:pPrChange w:id="330" w:author="Ryan Essex" w:date="2016-02-26T19:46:00Z">
          <w:pPr/>
        </w:pPrChange>
      </w:pPr>
    </w:p>
    <w:p w14:paraId="6D48FC48" w14:textId="3DC0BF34" w:rsidR="00367830" w:rsidDel="00427E83" w:rsidRDefault="00F95C8D">
      <w:pPr>
        <w:pStyle w:val="NoSpacing"/>
        <w:spacing w:afterLines="35" w:after="84"/>
        <w:rPr>
          <w:del w:id="331" w:author="Ryan Essex" w:date="2016-02-26T20:15:00Z"/>
        </w:rPr>
        <w:pPrChange w:id="332" w:author="Ryan Essex" w:date="2016-02-26T19:46:00Z">
          <w:pPr/>
        </w:pPrChange>
      </w:pPr>
      <w:del w:id="333" w:author="Ryan Essex" w:date="2016-02-29T10:13:00Z">
        <w:r w:rsidRPr="00467078" w:rsidDel="00B65C8B">
          <w:rPr>
            <w:rStyle w:val="Heading2Char"/>
            <w:rPrChange w:id="334" w:author="Ryan Essex" w:date="2016-02-26T19:46:00Z">
              <w:rPr>
                <w:rFonts w:cs="Arial"/>
              </w:rPr>
            </w:rPrChange>
          </w:rPr>
          <w:delText>B</w:delText>
        </w:r>
      </w:del>
      <w:r w:rsidRPr="00467078">
        <w:rPr>
          <w:rStyle w:val="Heading2Char"/>
          <w:rPrChange w:id="335" w:author="Ryan Essex" w:date="2016-02-26T19:46:00Z">
            <w:rPr>
              <w:rFonts w:cs="Arial"/>
            </w:rPr>
          </w:rPrChange>
        </w:rPr>
        <w:t>3</w:t>
      </w:r>
      <w:r w:rsidR="0011683F" w:rsidRPr="00467078">
        <w:rPr>
          <w:rStyle w:val="Heading2Char"/>
          <w:rPrChange w:id="336" w:author="Ryan Essex" w:date="2016-02-26T19:46:00Z">
            <w:rPr>
              <w:rFonts w:cs="Arial"/>
            </w:rPr>
          </w:rPrChange>
        </w:rPr>
        <w:t xml:space="preserve">.1.1. Workshops: </w:t>
      </w:r>
      <w:r w:rsidR="00C063E4" w:rsidRPr="00467078">
        <w:rPr>
          <w:rStyle w:val="Heading2Char"/>
          <w:rPrChange w:id="337" w:author="Ryan Essex" w:date="2016-02-26T19:46:00Z">
            <w:rPr>
              <w:rFonts w:cs="Arial"/>
              <w:b/>
            </w:rPr>
          </w:rPrChange>
        </w:rPr>
        <w:t>4</w:t>
      </w:r>
      <w:r w:rsidR="00C063E4" w:rsidRPr="008D6C97">
        <w:rPr>
          <w:b/>
        </w:rPr>
        <w:t xml:space="preserve"> </w:t>
      </w:r>
      <w:r w:rsidR="0011683F" w:rsidRPr="008D6C97">
        <w:rPr>
          <w:b/>
        </w:rPr>
        <w:t>workshops were held during the first two years of the P20 award and Wo</w:t>
      </w:r>
      <w:r w:rsidR="00C20A69" w:rsidRPr="008D6C97">
        <w:rPr>
          <w:b/>
        </w:rPr>
        <w:t>rkshop Reports are in Appendix 1</w:t>
      </w:r>
      <w:r w:rsidR="0011683F" w:rsidRPr="008D6C97">
        <w:rPr>
          <w:b/>
        </w:rPr>
        <w:t>.</w:t>
      </w:r>
      <w:r w:rsidR="007A1CB5">
        <w:t xml:space="preserve"> </w:t>
      </w:r>
      <w:r w:rsidR="0011683F" w:rsidRPr="00467078">
        <w:rPr>
          <w:rStyle w:val="NoSpacingChar"/>
          <w:rPrChange w:id="338" w:author="Ryan Essex" w:date="2016-02-26T19:46:00Z">
            <w:rPr>
              <w:rFonts w:cs="Arial"/>
            </w:rPr>
          </w:rPrChange>
        </w:rPr>
        <w:t>The first workshop was concerned with creating the multimodality epilepsy-specific bioinformatics platform and sharing agreements, and this primary objective of the P</w:t>
      </w:r>
      <w:r w:rsidR="007A1CB5" w:rsidRPr="00467078">
        <w:rPr>
          <w:rStyle w:val="NoSpacingChar"/>
          <w:rPrChange w:id="339" w:author="Ryan Essex" w:date="2016-02-26T19:46:00Z">
            <w:rPr>
              <w:rFonts w:cs="Arial"/>
            </w:rPr>
          </w:rPrChange>
        </w:rPr>
        <w:t xml:space="preserve">20 proposal has been achieved. </w:t>
      </w:r>
      <w:r w:rsidR="0011683F" w:rsidRPr="00467078">
        <w:rPr>
          <w:rStyle w:val="NoSpacingChar"/>
          <w:rPrChange w:id="340" w:author="Ryan Essex" w:date="2016-02-26T19:46:00Z">
            <w:rPr>
              <w:rFonts w:cs="Arial"/>
            </w:rPr>
          </w:rPrChange>
        </w:rPr>
        <w:t xml:space="preserve">The second dealt with controversies concerning the end point </w:t>
      </w:r>
      <w:r w:rsidR="00813FC0" w:rsidRPr="00467078">
        <w:rPr>
          <w:rStyle w:val="NoSpacingChar"/>
          <w:rPrChange w:id="341" w:author="Ryan Essex" w:date="2016-02-26T19:46:00Z">
            <w:rPr>
              <w:rFonts w:cs="Arial"/>
            </w:rPr>
          </w:rPrChange>
        </w:rPr>
        <w:t xml:space="preserve">of TBI induced </w:t>
      </w:r>
      <w:r w:rsidR="00BF52FA" w:rsidRPr="00467078">
        <w:rPr>
          <w:rStyle w:val="NoSpacingChar"/>
          <w:rPrChange w:id="342" w:author="Ryan Essex" w:date="2016-02-26T19:46:00Z">
            <w:rPr>
              <w:rFonts w:cs="Arial"/>
            </w:rPr>
          </w:rPrChange>
        </w:rPr>
        <w:t>epileptogen</w:t>
      </w:r>
      <w:r w:rsidR="00BF52FA" w:rsidRPr="00467078">
        <w:rPr>
          <w:rStyle w:val="NoSpacingChar"/>
          <w:rPrChange w:id="343" w:author="Ryan Essex" w:date="2016-02-26T19:46:00Z">
            <w:rPr>
              <w:rFonts w:cs="Arial"/>
            </w:rPr>
          </w:rPrChange>
        </w:rPr>
        <w:t>e</w:t>
      </w:r>
      <w:r w:rsidR="00BF52FA" w:rsidRPr="00467078">
        <w:rPr>
          <w:rStyle w:val="NoSpacingChar"/>
          <w:rPrChange w:id="344" w:author="Ryan Essex" w:date="2016-02-26T19:46:00Z">
            <w:rPr>
              <w:rFonts w:cs="Arial"/>
            </w:rPr>
          </w:rPrChange>
        </w:rPr>
        <w:t>sis</w:t>
      </w:r>
      <w:r w:rsidR="000F1377" w:rsidRPr="00FB4FFC">
        <w:rPr>
          <w:rStyle w:val="NoSpacingChar"/>
          <w:rPrChange w:id="345" w:author="Dominique Duncan" w:date="2016-02-26T22:21:00Z">
            <w:rPr>
              <w:rFonts w:cs="Arial"/>
              <w:vertAlign w:val="superscript"/>
            </w:rPr>
          </w:rPrChange>
        </w:rPr>
        <w:t>17</w:t>
      </w:r>
      <w:proofErr w:type="gramStart"/>
      <w:r w:rsidR="00813FC0" w:rsidRPr="00FB4FFC">
        <w:rPr>
          <w:rStyle w:val="NoSpacingChar"/>
          <w:rPrChange w:id="346" w:author="Dominique Duncan" w:date="2016-02-26T22:21:00Z">
            <w:rPr>
              <w:rFonts w:cs="Arial"/>
              <w:vertAlign w:val="superscript"/>
            </w:rPr>
          </w:rPrChange>
        </w:rPr>
        <w:t>,</w:t>
      </w:r>
      <w:r w:rsidR="000F1377" w:rsidRPr="00FB4FFC">
        <w:rPr>
          <w:rStyle w:val="NoSpacingChar"/>
          <w:rPrChange w:id="347" w:author="Dominique Duncan" w:date="2016-02-26T22:21:00Z">
            <w:rPr>
              <w:rFonts w:cs="Arial"/>
              <w:vertAlign w:val="superscript"/>
            </w:rPr>
          </w:rPrChange>
        </w:rPr>
        <w:t>18</w:t>
      </w:r>
      <w:r w:rsidR="00813FC0" w:rsidRPr="00FB4FFC">
        <w:rPr>
          <w:rStyle w:val="NoSpacingChar"/>
          <w:rPrChange w:id="348" w:author="Dominique Duncan" w:date="2016-02-26T22:21:00Z">
            <w:rPr>
              <w:rFonts w:cs="Arial"/>
              <w:vertAlign w:val="superscript"/>
            </w:rPr>
          </w:rPrChange>
        </w:rPr>
        <w:t>,</w:t>
      </w:r>
      <w:r w:rsidR="000F1377" w:rsidRPr="00FB4FFC">
        <w:rPr>
          <w:rStyle w:val="NoSpacingChar"/>
          <w:rPrChange w:id="349" w:author="Dominique Duncan" w:date="2016-02-26T22:21:00Z">
            <w:rPr>
              <w:rFonts w:cs="Arial"/>
              <w:vertAlign w:val="superscript"/>
            </w:rPr>
          </w:rPrChange>
        </w:rPr>
        <w:t>25</w:t>
      </w:r>
      <w:proofErr w:type="gramEnd"/>
      <w:r w:rsidR="00BF52FA" w:rsidRPr="00FB4FFC">
        <w:rPr>
          <w:rStyle w:val="NoSpacingChar"/>
          <w:rPrChange w:id="350" w:author="Dominique Duncan" w:date="2016-02-26T22:21:00Z">
            <w:rPr>
              <w:rFonts w:cs="Arial"/>
              <w:vertAlign w:val="superscript"/>
            </w:rPr>
          </w:rPrChange>
        </w:rPr>
        <w:t xml:space="preserve"> </w:t>
      </w:r>
      <w:r w:rsidR="0011683F" w:rsidRPr="00467078">
        <w:rPr>
          <w:rStyle w:val="NoSpacingChar"/>
          <w:rPrChange w:id="351" w:author="Ryan Essex" w:date="2016-02-26T19:46:00Z">
            <w:rPr>
              <w:rFonts w:cs="Arial"/>
            </w:rPr>
          </w:rPrChange>
        </w:rPr>
        <w:t>in an effort to define “what is a seizure?” Several issues remain unresolved concerning whether certain EEG and behavioral events following TBI accurately reflect PTE, as discussed in the workshop report. As a result</w:t>
      </w:r>
      <w:r w:rsidR="007A1CB5" w:rsidRPr="00467078">
        <w:rPr>
          <w:rStyle w:val="NoSpacingChar"/>
          <w:rPrChange w:id="352" w:author="Ryan Essex" w:date="2016-02-26T19:46:00Z">
            <w:rPr>
              <w:rFonts w:cs="Arial"/>
            </w:rPr>
          </w:rPrChange>
        </w:rPr>
        <w:t>,</w:t>
      </w:r>
      <w:r w:rsidR="0011683F" w:rsidRPr="00467078">
        <w:rPr>
          <w:rStyle w:val="NoSpacingChar"/>
          <w:rPrChange w:id="353" w:author="Ryan Essex" w:date="2016-02-26T19:46:00Z">
            <w:rPr>
              <w:rFonts w:cs="Arial"/>
            </w:rPr>
          </w:rPrChange>
        </w:rPr>
        <w:t xml:space="preserve"> it was decided to limit the animal studies used for EpiBioS</w:t>
      </w:r>
      <w:r w:rsidR="00B8123B" w:rsidRPr="00467078">
        <w:rPr>
          <w:rStyle w:val="NoSpacingChar"/>
          <w:rPrChange w:id="354" w:author="Ryan Essex" w:date="2016-02-26T19:46:00Z">
            <w:rPr>
              <w:rFonts w:cs="Arial"/>
            </w:rPr>
          </w:rPrChange>
        </w:rPr>
        <w:t>4Rx</w:t>
      </w:r>
      <w:r w:rsidR="0011683F" w:rsidRPr="00467078">
        <w:rPr>
          <w:rStyle w:val="NoSpacingChar"/>
          <w:rPrChange w:id="355" w:author="Ryan Essex" w:date="2016-02-26T19:46:00Z">
            <w:rPr>
              <w:rFonts w:cs="Arial"/>
            </w:rPr>
          </w:rPrChange>
        </w:rPr>
        <w:t xml:space="preserve"> to the </w:t>
      </w:r>
      <w:r w:rsidR="007A1CB5" w:rsidRPr="00467078">
        <w:rPr>
          <w:rStyle w:val="NoSpacingChar"/>
          <w:rPrChange w:id="356" w:author="Ryan Essex" w:date="2016-02-26T19:46:00Z">
            <w:rPr>
              <w:rFonts w:cs="Arial"/>
            </w:rPr>
          </w:rPrChange>
        </w:rPr>
        <w:t xml:space="preserve">least controversial TBI model. </w:t>
      </w:r>
      <w:r w:rsidR="0011683F" w:rsidRPr="00467078">
        <w:rPr>
          <w:rStyle w:val="NoSpacingChar"/>
          <w:rPrChange w:id="357" w:author="Ryan Essex" w:date="2016-02-26T19:46:00Z">
            <w:rPr>
              <w:rFonts w:cs="Arial"/>
            </w:rPr>
          </w:rPrChange>
        </w:rPr>
        <w:t>In additio</w:t>
      </w:r>
      <w:r w:rsidR="003577C6" w:rsidRPr="00467078">
        <w:rPr>
          <w:rStyle w:val="NoSpacingChar"/>
          <w:rPrChange w:id="358" w:author="Ryan Essex" w:date="2016-02-26T19:46:00Z">
            <w:rPr>
              <w:rFonts w:cs="Arial"/>
            </w:rPr>
          </w:rPrChange>
        </w:rPr>
        <w:t xml:space="preserve">n, EEG data from 10 animal </w:t>
      </w:r>
      <w:r w:rsidR="0011683F" w:rsidRPr="00467078">
        <w:rPr>
          <w:rStyle w:val="NoSpacingChar"/>
          <w:rPrChange w:id="359" w:author="Ryan Essex" w:date="2016-02-26T19:46:00Z">
            <w:rPr>
              <w:rFonts w:cs="Arial"/>
            </w:rPr>
          </w:rPrChange>
        </w:rPr>
        <w:t xml:space="preserve">laboratories </w:t>
      </w:r>
      <w:r w:rsidR="00CA24AF" w:rsidRPr="00467078">
        <w:rPr>
          <w:rStyle w:val="NoSpacingChar"/>
          <w:rPrChange w:id="360" w:author="Ryan Essex" w:date="2016-02-26T19:46:00Z">
            <w:rPr>
              <w:rFonts w:cs="Arial"/>
            </w:rPr>
          </w:rPrChange>
        </w:rPr>
        <w:t>were</w:t>
      </w:r>
      <w:r w:rsidR="0011683F" w:rsidRPr="00467078">
        <w:rPr>
          <w:rStyle w:val="NoSpacingChar"/>
          <w:rPrChange w:id="361" w:author="Ryan Essex" w:date="2016-02-26T19:46:00Z">
            <w:rPr>
              <w:rFonts w:cs="Arial"/>
            </w:rPr>
          </w:rPrChange>
        </w:rPr>
        <w:t xml:space="preserve"> collected to determine whether our bioinformatics analysis can distinguish </w:t>
      </w:r>
      <w:r w:rsidR="007A1CB5" w:rsidRPr="00467078">
        <w:rPr>
          <w:rStyle w:val="NoSpacingChar"/>
          <w:rPrChange w:id="362" w:author="Ryan Essex" w:date="2016-02-26T19:46:00Z">
            <w:rPr>
              <w:rFonts w:cs="Arial"/>
            </w:rPr>
          </w:rPrChange>
        </w:rPr>
        <w:t>among</w:t>
      </w:r>
      <w:r w:rsidR="0011683F" w:rsidRPr="00467078">
        <w:rPr>
          <w:rStyle w:val="NoSpacingChar"/>
          <w:rPrChange w:id="363" w:author="Ryan Essex" w:date="2016-02-26T19:46:00Z">
            <w:rPr>
              <w:rFonts w:cs="Arial"/>
            </w:rPr>
          </w:rPrChange>
        </w:rPr>
        <w:t>: normal events that look like epileptic seizures, epileptic events that naturally occur in rats unrelated to TBI, exacerbation of normal and naturally occurring epileptic events by TBI, and focal TBI induced epileptic even</w:t>
      </w:r>
      <w:r w:rsidR="007A1CB5" w:rsidRPr="00467078">
        <w:rPr>
          <w:rStyle w:val="NoSpacingChar"/>
          <w:rPrChange w:id="364" w:author="Ryan Essex" w:date="2016-02-26T19:46:00Z">
            <w:rPr>
              <w:rFonts w:cs="Arial"/>
            </w:rPr>
          </w:rPrChange>
        </w:rPr>
        <w:t xml:space="preserve">ts that mimic PTE in patients. </w:t>
      </w:r>
      <w:r w:rsidR="0011683F" w:rsidRPr="00467078">
        <w:rPr>
          <w:rStyle w:val="NoSpacingChar"/>
          <w:rPrChange w:id="365" w:author="Ryan Essex" w:date="2016-02-26T19:46:00Z">
            <w:rPr>
              <w:rFonts w:cs="Arial"/>
            </w:rPr>
          </w:rPrChange>
        </w:rPr>
        <w:t xml:space="preserve">This work is in </w:t>
      </w:r>
      <w:r w:rsidR="0011683F" w:rsidRPr="00467078">
        <w:t>progress</w:t>
      </w:r>
      <w:r w:rsidR="007A1CB5" w:rsidRPr="00467078">
        <w:t>,</w:t>
      </w:r>
      <w:r w:rsidR="0011683F" w:rsidRPr="00467078">
        <w:t xml:space="preserve"> and we</w:t>
      </w:r>
      <w:r w:rsidR="0011683F" w:rsidRPr="008D6C97">
        <w:t xml:space="preserve"> anticipate positive findings to constitute a major contribution to the field. The last two workshops concerned issues of collecting, storing, and analyzing EEG, imaging, molecular</w:t>
      </w:r>
      <w:r w:rsidR="007A1CB5">
        <w:t>,</w:t>
      </w:r>
      <w:r w:rsidR="0011683F" w:rsidRPr="008D6C97">
        <w:t xml:space="preserve"> and cellular data necessary for the focused Research Pr</w:t>
      </w:r>
      <w:r w:rsidR="0011683F" w:rsidRPr="008D6C97">
        <w:t>o</w:t>
      </w:r>
      <w:r w:rsidR="0011683F" w:rsidRPr="008D6C97">
        <w:t>jects proposed for EpiBioS</w:t>
      </w:r>
      <w:r w:rsidR="00B8123B">
        <w:t>4Rx</w:t>
      </w:r>
      <w:r w:rsidR="0011683F" w:rsidRPr="008D6C97">
        <w:t>.</w:t>
      </w:r>
      <w:r w:rsidR="00367830">
        <w:t xml:space="preserve"> </w:t>
      </w:r>
      <w:r w:rsidR="00DA7E6E">
        <w:t>Based on these discussions</w:t>
      </w:r>
      <w:r w:rsidR="00367830">
        <w:t>, we have designed an overall approach that addresse</w:t>
      </w:r>
      <w:r w:rsidR="00F179AC">
        <w:t>s specific epileptogenic mechan</w:t>
      </w:r>
      <w:r w:rsidR="00367830">
        <w:t>ism, treatments</w:t>
      </w:r>
      <w:r w:rsidR="007A1CB5">
        <w:t>,</w:t>
      </w:r>
      <w:r w:rsidR="00367830">
        <w:t xml:space="preserve"> and translational biomarkers in order to find one or more antiepileptic treatments for PTE</w:t>
      </w:r>
      <w:r w:rsidR="008C3BAA">
        <w:t xml:space="preserve"> (</w:t>
      </w:r>
      <w:r w:rsidR="008C3BAA" w:rsidRPr="008B77B1">
        <w:rPr>
          <w:b/>
        </w:rPr>
        <w:t>Fig. 2</w:t>
      </w:r>
      <w:r w:rsidR="008C3BAA">
        <w:t>)</w:t>
      </w:r>
      <w:r w:rsidR="00367830">
        <w:t xml:space="preserve">. </w:t>
      </w:r>
    </w:p>
    <w:p w14:paraId="5869291F" w14:textId="77777777" w:rsidR="00414C52" w:rsidRDefault="00414C52">
      <w:pPr>
        <w:pStyle w:val="NoSpacing"/>
        <w:spacing w:afterLines="35" w:after="84"/>
        <w:pPrChange w:id="366" w:author="Ryan Essex" w:date="2016-02-26T19:46:00Z">
          <w:pPr/>
        </w:pPrChange>
      </w:pPr>
    </w:p>
    <w:p w14:paraId="54355ED5" w14:textId="26740CFA" w:rsidR="00414C52" w:rsidRPr="008D6C97" w:rsidDel="00427E83" w:rsidRDefault="00414C52">
      <w:pPr>
        <w:pStyle w:val="NoSpacing"/>
        <w:spacing w:afterLines="35" w:after="84"/>
        <w:rPr>
          <w:del w:id="367" w:author="Ryan Essex" w:date="2016-02-26T20:15:00Z"/>
        </w:rPr>
        <w:pPrChange w:id="368" w:author="Ryan Essex" w:date="2016-02-26T19:46:00Z">
          <w:pPr/>
        </w:pPrChange>
      </w:pPr>
      <w:del w:id="369" w:author="Ryan Essex" w:date="2016-02-29T10:13:00Z">
        <w:r w:rsidRPr="00467078" w:rsidDel="00B65C8B">
          <w:rPr>
            <w:rStyle w:val="Heading2Char"/>
            <w:rPrChange w:id="370" w:author="Ryan Essex" w:date="2016-02-26T19:45:00Z">
              <w:rPr>
                <w:rFonts w:cs="Arial"/>
              </w:rPr>
            </w:rPrChange>
          </w:rPr>
          <w:delText>B</w:delText>
        </w:r>
      </w:del>
      <w:r w:rsidRPr="00467078">
        <w:rPr>
          <w:rStyle w:val="Heading2Char"/>
          <w:rPrChange w:id="371" w:author="Ryan Essex" w:date="2016-02-26T19:45:00Z">
            <w:rPr>
              <w:rFonts w:cs="Arial"/>
            </w:rPr>
          </w:rPrChange>
        </w:rPr>
        <w:t>3.1.2. Bioinformatics platform:</w:t>
      </w:r>
      <w:r w:rsidRPr="008D6C97">
        <w:t xml:space="preserve"> The bioinformatics platform consists of a web-based URL that allow</w:t>
      </w:r>
      <w:r>
        <w:t>ed</w:t>
      </w:r>
      <w:r w:rsidRPr="008D6C97">
        <w:t xml:space="preserve"> integrated access to LONI and IEEG</w:t>
      </w:r>
      <w:r>
        <w:t>.org</w:t>
      </w:r>
      <w:r w:rsidR="00DF37C2">
        <w:t xml:space="preserve"> during initial development, </w:t>
      </w:r>
      <w:r>
        <w:t xml:space="preserve">which </w:t>
      </w:r>
      <w:r w:rsidR="00DF37C2">
        <w:t>resulted in preliminary results based</w:t>
      </w:r>
      <w:r w:rsidRPr="008D6C97">
        <w:t xml:space="preserve"> </w:t>
      </w:r>
      <w:r>
        <w:t xml:space="preserve">on </w:t>
      </w:r>
      <w:r w:rsidR="00DF37C2">
        <w:t xml:space="preserve">the </w:t>
      </w:r>
      <w:r>
        <w:t>multi-modal data. However, the EEG database and tools are now being recreated entirely within LONI</w:t>
      </w:r>
      <w:r w:rsidR="00E17CED">
        <w:t xml:space="preserve"> with unified functionality between the two platforms</w:t>
      </w:r>
      <w:r>
        <w:t xml:space="preserve">. </w:t>
      </w:r>
      <w:r w:rsidRPr="008D6C97">
        <w:t>Automated tools will be used to extract features from time series and imaging data for storage in arrays accessible through toolboxes in MATLAB, PYTHON</w:t>
      </w:r>
      <w:r>
        <w:t>,</w:t>
      </w:r>
      <w:r w:rsidRPr="008D6C97">
        <w:t xml:space="preserve"> and R (</w:t>
      </w:r>
      <w:r w:rsidR="00807B00">
        <w:t xml:space="preserve">both extant and </w:t>
      </w:r>
      <w:r w:rsidRPr="008D6C97">
        <w:t>under development) for statist</w:t>
      </w:r>
      <w:r>
        <w:t xml:space="preserve">ical and engineering analyses. </w:t>
      </w:r>
      <w:r w:rsidRPr="008D6C97">
        <w:t>Data are linked through uniform identifiers so that data from all cont</w:t>
      </w:r>
      <w:r>
        <w:t xml:space="preserve">ributing sites are harmonized. </w:t>
      </w:r>
      <w:r w:rsidRPr="008D6C97">
        <w:t xml:space="preserve">Access to the </w:t>
      </w:r>
      <w:r>
        <w:t xml:space="preserve">EpiBioS4Rx portal utilizes existing </w:t>
      </w:r>
      <w:r w:rsidRPr="008D6C97">
        <w:t>LONI tools for tracking data provenance, analyses, and controlling access to all data and results. Permissions and accounts will be maintained for all collaborating investigators centrally by EpiBioS</w:t>
      </w:r>
      <w:r>
        <w:t xml:space="preserve">4Rx staff. </w:t>
      </w:r>
      <w:r w:rsidRPr="008D6C97">
        <w:t>This structure is designed for international</w:t>
      </w:r>
      <w:r>
        <w:t xml:space="preserve"> data sharing and collaboration</w:t>
      </w:r>
      <w:r w:rsidRPr="008D6C97">
        <w:t xml:space="preserve"> with built in tools for data viewing, annotation, analysis</w:t>
      </w:r>
      <w:r>
        <w:t>,</w:t>
      </w:r>
      <w:r w:rsidRPr="008D6C97">
        <w:t xml:space="preserve"> and results tracking so that all experiment</w:t>
      </w:r>
      <w:r>
        <w:t xml:space="preserve">s can be repeated and tracked. </w:t>
      </w:r>
      <w:r w:rsidRPr="008D6C97">
        <w:t>More details of these platforms and their features are available in the</w:t>
      </w:r>
      <w:r>
        <w:t xml:space="preserve"> Informatics and Analytics Core. </w:t>
      </w:r>
      <w:r w:rsidRPr="008D6C97">
        <w:t>As analyses are pe</w:t>
      </w:r>
      <w:r w:rsidRPr="008D6C97">
        <w:t>r</w:t>
      </w:r>
      <w:r w:rsidRPr="008D6C97">
        <w:t>formed and results published, data will be release</w:t>
      </w:r>
      <w:r>
        <w:t xml:space="preserve">d internationally for sharing. </w:t>
      </w:r>
      <w:r w:rsidRPr="008D6C97">
        <w:t xml:space="preserve">The system is constructed so that all functionality is available to those granted access, and </w:t>
      </w:r>
      <w:proofErr w:type="gramStart"/>
      <w:r w:rsidRPr="008D6C97">
        <w:t>sharing with</w:t>
      </w:r>
      <w:r>
        <w:t>in</w:t>
      </w:r>
      <w:r w:rsidRPr="008D6C97">
        <w:t xml:space="preserve"> the scientific community is pe</w:t>
      </w:r>
      <w:r w:rsidRPr="008D6C97">
        <w:t>r</w:t>
      </w:r>
      <w:r w:rsidRPr="008D6C97">
        <w:t>formed by checking a</w:t>
      </w:r>
      <w:r>
        <w:t xml:space="preserve"> box on the data access panel</w:t>
      </w:r>
      <w:proofErr w:type="gramEnd"/>
      <w:r>
        <w:t xml:space="preserve">. </w:t>
      </w:r>
      <w:r w:rsidRPr="008D6C97">
        <w:t>Universal data formats for images and</w:t>
      </w:r>
      <w:r w:rsidR="00E17CED">
        <w:t xml:space="preserve"> </w:t>
      </w:r>
      <w:r w:rsidRPr="008D6C97">
        <w:t>time series are used for all</w:t>
      </w:r>
      <w:r>
        <w:t xml:space="preserve"> data entered into the database:</w:t>
      </w:r>
      <w:r w:rsidRPr="008D6C97">
        <w:t xml:space="preserve"> DICOM for images and MEF for electrophysiology. As noted above, toolb</w:t>
      </w:r>
      <w:r>
        <w:t>oxes interfacing with the EpiBio</w:t>
      </w:r>
      <w:r w:rsidRPr="008D6C97">
        <w:t>S</w:t>
      </w:r>
      <w:r>
        <w:t>4Rx</w:t>
      </w:r>
      <w:r w:rsidRPr="008D6C97">
        <w:t xml:space="preserve"> platform will make all data available to investigators in MATLAB, </w:t>
      </w:r>
      <w:del w:id="372" w:author="Ryan Essex" w:date="2016-02-26T20:15:00Z">
        <w:r w:rsidRPr="008D6C97" w:rsidDel="00427E83">
          <w:delText>PYTHON</w:delText>
        </w:r>
      </w:del>
      <w:ins w:id="373" w:author="Ryan Essex" w:date="2016-02-26T20:15:00Z">
        <w:r w:rsidR="00427E83" w:rsidRPr="008D6C97">
          <w:t>P</w:t>
        </w:r>
        <w:r w:rsidR="00427E83">
          <w:t>ython</w:t>
        </w:r>
      </w:ins>
      <w:r>
        <w:t>,</w:t>
      </w:r>
      <w:r w:rsidRPr="008D6C97">
        <w:t xml:space="preserve"> or R arrays for analysis, bypassing any proprietary formats at data gathering centers.</w:t>
      </w:r>
    </w:p>
    <w:p w14:paraId="1E83F1F7" w14:textId="77777777" w:rsidR="00414C52" w:rsidRPr="008D6C97" w:rsidRDefault="00414C52">
      <w:pPr>
        <w:pStyle w:val="NoSpacing"/>
        <w:spacing w:afterLines="35" w:after="84"/>
        <w:pPrChange w:id="374" w:author="Ryan Essex" w:date="2016-02-26T19:46:00Z">
          <w:pPr/>
        </w:pPrChange>
      </w:pPr>
    </w:p>
    <w:p w14:paraId="28A6ADA9" w14:textId="1D76ADC7" w:rsidR="00414C52" w:rsidRPr="00682B0E" w:rsidRDefault="00C82D24">
      <w:pPr>
        <w:pStyle w:val="NoSpacing"/>
        <w:spacing w:afterLines="35" w:after="84"/>
        <w:pPrChange w:id="375" w:author="Ryan Essex" w:date="2016-02-26T19:46:00Z">
          <w:pPr/>
        </w:pPrChange>
      </w:pPr>
      <w:del w:id="376" w:author="Ryan Essex" w:date="2016-02-29T10:13:00Z">
        <w:r w:rsidRPr="00467078" w:rsidDel="00B65C8B">
          <w:rPr>
            <w:rStyle w:val="Heading2Char"/>
            <w:rPrChange w:id="377" w:author="Ryan Essex" w:date="2016-02-26T19:45:00Z">
              <w:rPr>
                <w:rFonts w:cs="Arial"/>
              </w:rPr>
            </w:rPrChange>
          </w:rPr>
          <w:delText>B</w:delText>
        </w:r>
      </w:del>
      <w:r w:rsidRPr="00467078">
        <w:rPr>
          <w:rStyle w:val="Heading2Char"/>
          <w:rPrChange w:id="378" w:author="Ryan Essex" w:date="2016-02-26T19:45:00Z">
            <w:rPr>
              <w:rFonts w:cs="Arial"/>
            </w:rPr>
          </w:rPrChange>
        </w:rPr>
        <w:t>3.1.3. Preclinical studies:</w:t>
      </w:r>
      <w:r w:rsidR="00414C52" w:rsidRPr="00682B0E">
        <w:t xml:space="preserve"> We have successfully created a standardized FPI rat model of </w:t>
      </w:r>
      <w:r w:rsidR="00BC1BC2" w:rsidRPr="00682B0E">
        <w:t>PTE</w:t>
      </w:r>
      <w:r w:rsidR="00414C52" w:rsidRPr="00682B0E">
        <w:t xml:space="preserve"> in Kuopio, Melbourne, and UCLA</w:t>
      </w:r>
      <w:r w:rsidR="00BC1BC2" w:rsidRPr="00682B0E">
        <w:t>,</w:t>
      </w:r>
      <w:r w:rsidR="00414C52" w:rsidRPr="00682B0E">
        <w:t xml:space="preserve"> and are in the process of replicating it at Einstein. </w:t>
      </w:r>
      <w:r w:rsidR="00BC1BC2" w:rsidRPr="00682B0E">
        <w:t xml:space="preserve">Harmonization of EEG acquisition, MRI imaging, and data analysis </w:t>
      </w:r>
      <w:r w:rsidR="00C063E4">
        <w:t>among</w:t>
      </w:r>
      <w:r w:rsidR="00C063E4" w:rsidRPr="00682B0E">
        <w:t xml:space="preserve"> </w:t>
      </w:r>
      <w:r w:rsidR="00BC1BC2" w:rsidRPr="00682B0E">
        <w:t xml:space="preserve">the </w:t>
      </w:r>
      <w:r w:rsidR="00C063E4">
        <w:t>4</w:t>
      </w:r>
      <w:r w:rsidR="00C063E4" w:rsidRPr="00682B0E">
        <w:t xml:space="preserve"> </w:t>
      </w:r>
      <w:r w:rsidR="00BC1BC2" w:rsidRPr="00682B0E">
        <w:t xml:space="preserve">sites has been achieved with laboratory visits to UCLA during </w:t>
      </w:r>
      <w:proofErr w:type="spellStart"/>
      <w:r w:rsidR="00BC1BC2" w:rsidRPr="00682B0E">
        <w:t>EpiBioS</w:t>
      </w:r>
      <w:proofErr w:type="spellEnd"/>
      <w:r w:rsidR="00BC1BC2" w:rsidRPr="00682B0E">
        <w:t xml:space="preserve"> workshop and teleconferences. Importantly, </w:t>
      </w:r>
      <w:r w:rsidR="00414C52" w:rsidRPr="00682B0E">
        <w:t>EEG studies have identified pathological high-frequency oscillations (</w:t>
      </w:r>
      <w:proofErr w:type="spellStart"/>
      <w:r w:rsidR="00414C52" w:rsidRPr="00682B0E">
        <w:t>pHFOs</w:t>
      </w:r>
      <w:proofErr w:type="spellEnd"/>
      <w:r w:rsidR="00414C52" w:rsidRPr="00682B0E">
        <w:t>) localized to the FPI lesion and repetitive HFOs and spikes (</w:t>
      </w:r>
      <w:proofErr w:type="spellStart"/>
      <w:r w:rsidR="00414C52" w:rsidRPr="00682B0E">
        <w:t>rHFOSs</w:t>
      </w:r>
      <w:proofErr w:type="spellEnd"/>
      <w:r w:rsidR="00414C52" w:rsidRPr="00682B0E">
        <w:t>), which may be noninvasively recorded as potential biomarkers of</w:t>
      </w:r>
      <w:r w:rsidR="00BC1BC2" w:rsidRPr="00682B0E">
        <w:t xml:space="preserve"> epileptogenesis</w:t>
      </w:r>
      <w:r w:rsidR="00627B2A" w:rsidRPr="00682B0E">
        <w:t xml:space="preserve"> </w:t>
      </w:r>
      <w:r w:rsidR="00627B2A" w:rsidRPr="00682B0E">
        <w:rPr>
          <w:b/>
        </w:rPr>
        <w:t xml:space="preserve">(Appendix </w:t>
      </w:r>
      <w:proofErr w:type="gramStart"/>
      <w:r w:rsidR="00627B2A" w:rsidRPr="00682B0E">
        <w:rPr>
          <w:b/>
        </w:rPr>
        <w:t>2)</w:t>
      </w:r>
      <w:r w:rsidR="00BC1BC2" w:rsidRPr="00682B0E">
        <w:rPr>
          <w:vertAlign w:val="superscript"/>
        </w:rPr>
        <w:t>9</w:t>
      </w:r>
      <w:r w:rsidR="00197745" w:rsidRPr="00682B0E">
        <w:rPr>
          <w:vertAlign w:val="superscript"/>
        </w:rPr>
        <w:t>,</w:t>
      </w:r>
      <w:r w:rsidR="00813815">
        <w:rPr>
          <w:vertAlign w:val="superscript"/>
        </w:rPr>
        <w:t>80</w:t>
      </w:r>
      <w:proofErr w:type="gramEnd"/>
      <w:r w:rsidR="00BC1BC2" w:rsidRPr="00682B0E">
        <w:t xml:space="preserve"> and will be tested in EpiBios4Rx in a larger animal cohort</w:t>
      </w:r>
      <w:r w:rsidR="00197745" w:rsidRPr="00682B0E">
        <w:t xml:space="preserve">. </w:t>
      </w:r>
      <w:r w:rsidR="00BC1BC2" w:rsidRPr="00682B0E">
        <w:t>Use of CDEs is already being implemented in Kuopio</w:t>
      </w:r>
      <w:r w:rsidR="00C063E4">
        <w:t>,</w:t>
      </w:r>
      <w:r w:rsidR="00BC1BC2" w:rsidRPr="00682B0E">
        <w:t xml:space="preserve"> </w:t>
      </w:r>
      <w:r w:rsidR="00627B2A" w:rsidRPr="00682B0E">
        <w:t xml:space="preserve">which </w:t>
      </w:r>
      <w:r w:rsidR="00BC1BC2" w:rsidRPr="00682B0E">
        <w:t>will share the experience with the three other sites to facilitate their implementation in EpiBIoS4Rx. EEG and structural MRI files have been downloaded to LONI</w:t>
      </w:r>
      <w:r w:rsidR="00C063E4">
        <w:t>,</w:t>
      </w:r>
      <w:r w:rsidR="00BC1BC2" w:rsidRPr="00682B0E">
        <w:t xml:space="preserve"> </w:t>
      </w:r>
      <w:r w:rsidR="00627B2A" w:rsidRPr="00682B0E">
        <w:t>which</w:t>
      </w:r>
      <w:r w:rsidR="00BC1BC2" w:rsidRPr="00682B0E">
        <w:t xml:space="preserve"> is now running preliminary analyses, demonstrating the feasibility of the approach. Kuopio and Melbourne have developed experimental study designs to run preclin</w:t>
      </w:r>
      <w:r w:rsidR="00BC1BC2" w:rsidRPr="00682B0E">
        <w:t>i</w:t>
      </w:r>
      <w:r w:rsidR="00BC1BC2" w:rsidRPr="00682B0E">
        <w:t xml:space="preserve">cal </w:t>
      </w:r>
      <w:r w:rsidR="00627B2A" w:rsidRPr="00682B0E">
        <w:t>antiepileptogenesis</w:t>
      </w:r>
      <w:r w:rsidR="00BC1BC2" w:rsidRPr="00682B0E">
        <w:t xml:space="preserve"> studies </w:t>
      </w:r>
      <w:r w:rsidR="00627B2A" w:rsidRPr="00682B0E">
        <w:t>after TBI</w:t>
      </w:r>
      <w:r w:rsidR="00BC1BC2" w:rsidRPr="00682B0E">
        <w:t xml:space="preserve">. Melbourne generated a large amount of preliminary data on two compounds to be used in preclinical screening study. Einstein has </w:t>
      </w:r>
      <w:r w:rsidR="003228DF" w:rsidRPr="00682B0E">
        <w:t xml:space="preserve">developed a rigorous model for screening of new treatments for epilepsy guided by pharmacokinetic modeling. </w:t>
      </w:r>
      <w:r w:rsidR="00BC1BC2" w:rsidRPr="00682B0E">
        <w:t>Kuopio has established microRNA laborat</w:t>
      </w:r>
      <w:r w:rsidR="00BC1BC2" w:rsidRPr="00682B0E">
        <w:t>o</w:t>
      </w:r>
      <w:r w:rsidR="00BC1BC2" w:rsidRPr="00682B0E">
        <w:t xml:space="preserve">ry analysis methodologies and bioinformatics data analysis with </w:t>
      </w:r>
      <w:r w:rsidR="00627B2A" w:rsidRPr="00682B0E">
        <w:t>th</w:t>
      </w:r>
      <w:r w:rsidR="00C063E4">
        <w:t>e</w:t>
      </w:r>
      <w:r w:rsidR="00627B2A" w:rsidRPr="00682B0E">
        <w:t xml:space="preserve"> </w:t>
      </w:r>
      <w:r w:rsidR="00BC1BC2" w:rsidRPr="00682B0E">
        <w:t xml:space="preserve">Kuopio bioinformatics center. These preparatory activities facilitate the implementation of procedures which will produce 1) a </w:t>
      </w:r>
      <w:proofErr w:type="spellStart"/>
      <w:r w:rsidR="00BC1BC2" w:rsidRPr="00682B0E">
        <w:t>unimodal</w:t>
      </w:r>
      <w:proofErr w:type="spellEnd"/>
      <w:r w:rsidR="00BC1BC2" w:rsidRPr="00682B0E">
        <w:t>/multimodal biomarker platform which will be (a) validated in an independent animal cohort, (b) in TBI patients, and (c) applied in a preclinical treatment trial to demonst</w:t>
      </w:r>
      <w:r w:rsidR="002A6DE6">
        <w:t>r</w:t>
      </w:r>
      <w:r w:rsidR="00BC1BC2" w:rsidRPr="00682B0E">
        <w:t>ate its power to predict treatment outcome, 2) A semi-high throughput preclinical test platform to perform an initial assay of new treatments or those already in use in other clinical indications to prevent epileptogenesis, 3) The first preclinical mu</w:t>
      </w:r>
      <w:r w:rsidR="009726B1">
        <w:t>l</w:t>
      </w:r>
      <w:r w:rsidR="00BC1BC2" w:rsidRPr="00682B0E">
        <w:t>ti</w:t>
      </w:r>
      <w:r w:rsidR="00C063E4">
        <w:t>-</w:t>
      </w:r>
      <w:r w:rsidR="00BC1BC2" w:rsidRPr="00682B0E">
        <w:t xml:space="preserve">center </w:t>
      </w:r>
      <w:r w:rsidR="00627B2A" w:rsidRPr="00682B0E">
        <w:t>antiepileptogenesis</w:t>
      </w:r>
      <w:r w:rsidR="00BC1BC2" w:rsidRPr="00682B0E">
        <w:t xml:space="preserve"> trial to provide the data needed to move to a clinical trial.</w:t>
      </w:r>
    </w:p>
    <w:p w14:paraId="4B100D76" w14:textId="77777777" w:rsidR="00934E07" w:rsidRPr="00BC1BC2" w:rsidRDefault="00934E07" w:rsidP="005F5BEF">
      <w:pPr>
        <w:spacing w:afterLines="35" w:after="84"/>
        <w:rPr>
          <w:rFonts w:ascii="Arial" w:hAnsi="Arial" w:cs="Arial"/>
          <w:color w:val="0000FF"/>
        </w:rPr>
      </w:pPr>
    </w:p>
    <w:p w14:paraId="444EB023" w14:textId="1D6C6CA4" w:rsidR="00E273FE" w:rsidRDefault="00156200" w:rsidP="005F5BEF">
      <w:pPr>
        <w:spacing w:afterLines="35" w:after="84"/>
        <w:rPr>
          <w:rFonts w:ascii="Arial" w:hAnsi="Arial" w:cs="Arial"/>
          <w:sz w:val="16"/>
          <w:szCs w:val="16"/>
        </w:rPr>
      </w:pPr>
      <w:r>
        <w:rPr>
          <w:rFonts w:ascii="Arial" w:hAnsi="Arial" w:cs="Arial"/>
          <w:noProof/>
          <w:sz w:val="16"/>
          <w:szCs w:val="16"/>
        </w:rPr>
        <w:drawing>
          <wp:inline distT="0" distB="0" distL="0" distR="0" wp14:anchorId="6390999B" wp14:editId="6C243BCD">
            <wp:extent cx="6858000" cy="4298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line_co_02292016.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298315"/>
                    </a:xfrm>
                    <a:prstGeom prst="rect">
                      <a:avLst/>
                    </a:prstGeom>
                  </pic:spPr>
                </pic:pic>
              </a:graphicData>
            </a:graphic>
          </wp:inline>
        </w:drawing>
      </w:r>
    </w:p>
    <w:p w14:paraId="05BB18D2" w14:textId="0F7AC14B" w:rsidR="00DF37C2" w:rsidRPr="00443FDA" w:rsidRDefault="005C1A95" w:rsidP="005F5BEF">
      <w:pPr>
        <w:spacing w:afterLines="35" w:after="84"/>
        <w:rPr>
          <w:rFonts w:ascii="Arial" w:hAnsi="Arial" w:cs="Arial"/>
          <w:sz w:val="18"/>
          <w:szCs w:val="18"/>
        </w:rPr>
      </w:pPr>
      <w:r w:rsidRPr="00156200">
        <w:rPr>
          <w:rFonts w:ascii="Arial" w:hAnsi="Arial" w:cs="Arial"/>
          <w:b/>
        </w:rPr>
        <w:br/>
      </w:r>
      <w:r w:rsidR="00E273FE" w:rsidRPr="00443FDA">
        <w:rPr>
          <w:rFonts w:ascii="Arial" w:hAnsi="Arial" w:cs="Arial"/>
          <w:b/>
          <w:sz w:val="18"/>
          <w:szCs w:val="18"/>
        </w:rPr>
        <w:t>Figure 2.</w:t>
      </w:r>
      <w:r w:rsidR="00E273FE" w:rsidRPr="00443FDA">
        <w:rPr>
          <w:rFonts w:ascii="Arial" w:hAnsi="Arial" w:cs="Arial"/>
          <w:sz w:val="18"/>
          <w:szCs w:val="18"/>
        </w:rPr>
        <w:t xml:space="preserve">  Responsibilities and interactions of Research Projects over the </w:t>
      </w:r>
      <w:proofErr w:type="gramStart"/>
      <w:r w:rsidR="00E273FE" w:rsidRPr="00443FDA">
        <w:rPr>
          <w:rFonts w:ascii="Arial" w:hAnsi="Arial" w:cs="Arial"/>
          <w:sz w:val="18"/>
          <w:szCs w:val="18"/>
        </w:rPr>
        <w:t>5 year</w:t>
      </w:r>
      <w:proofErr w:type="gramEnd"/>
      <w:r w:rsidR="00E273FE" w:rsidRPr="00443FDA">
        <w:rPr>
          <w:rFonts w:ascii="Arial" w:hAnsi="Arial" w:cs="Arial"/>
          <w:sz w:val="18"/>
          <w:szCs w:val="18"/>
        </w:rPr>
        <w:t xml:space="preserve"> period.</w:t>
      </w:r>
    </w:p>
    <w:p w14:paraId="44AD381E" w14:textId="77777777" w:rsidR="00E273FE" w:rsidRDefault="00E273FE">
      <w:pPr>
        <w:pStyle w:val="Heading2"/>
        <w:spacing w:afterLines="35" w:after="84"/>
        <w:pPrChange w:id="379" w:author="Ryan Essex" w:date="2016-02-26T19:48:00Z">
          <w:pPr/>
        </w:pPrChange>
      </w:pPr>
    </w:p>
    <w:p w14:paraId="6EA094EB" w14:textId="6105BF32" w:rsidR="0011683F" w:rsidRPr="00467078" w:rsidRDefault="00F95C8D">
      <w:pPr>
        <w:pStyle w:val="Heading2"/>
        <w:spacing w:afterLines="35" w:after="84"/>
        <w:rPr>
          <w:rStyle w:val="NoSpacingChar"/>
          <w:rPrChange w:id="380" w:author="Ryan Essex" w:date="2016-02-26T19:48:00Z">
            <w:rPr/>
          </w:rPrChange>
        </w:rPr>
        <w:pPrChange w:id="381" w:author="Ryan Essex" w:date="2016-02-26T19:48:00Z">
          <w:pPr/>
        </w:pPrChange>
      </w:pPr>
      <w:del w:id="382" w:author="Ryan Essex" w:date="2016-02-29T10:13:00Z">
        <w:r w:rsidDel="00B65C8B">
          <w:delText>B</w:delText>
        </w:r>
      </w:del>
      <w:r>
        <w:t>3</w:t>
      </w:r>
      <w:r w:rsidR="003E1722">
        <w:t>.1.4</w:t>
      </w:r>
      <w:r w:rsidR="0011683F" w:rsidRPr="008D6C97">
        <w:t xml:space="preserve">. </w:t>
      </w:r>
      <w:r w:rsidR="00187232" w:rsidRPr="008D6C97">
        <w:t xml:space="preserve">Clinical </w:t>
      </w:r>
      <w:r w:rsidR="0011683F" w:rsidRPr="008D6C97">
        <w:t>TBI consortia:</w:t>
      </w:r>
      <w:r w:rsidR="0011683F" w:rsidRPr="00467078">
        <w:rPr>
          <w:rStyle w:val="NoSpacingChar"/>
          <w:rPrChange w:id="383" w:author="Ryan Essex" w:date="2016-02-26T19:48:00Z">
            <w:rPr>
              <w:b/>
              <w:bCs/>
            </w:rPr>
          </w:rPrChange>
        </w:rPr>
        <w:t xml:space="preserve"> The human study will be empowered by a close working collaboration with </w:t>
      </w:r>
      <w:r w:rsidR="006E30B6" w:rsidRPr="00467078">
        <w:rPr>
          <w:rStyle w:val="NoSpacingChar"/>
          <w:rPrChange w:id="384" w:author="Ryan Essex" w:date="2016-02-26T19:48:00Z">
            <w:rPr>
              <w:b/>
              <w:bCs/>
            </w:rPr>
          </w:rPrChange>
        </w:rPr>
        <w:t>13</w:t>
      </w:r>
      <w:r w:rsidRPr="00467078">
        <w:rPr>
          <w:rStyle w:val="NoSpacingChar"/>
          <w:rPrChange w:id="385" w:author="Ryan Essex" w:date="2016-02-26T19:48:00Z">
            <w:rPr>
              <w:b/>
              <w:bCs/>
            </w:rPr>
          </w:rPrChange>
        </w:rPr>
        <w:t xml:space="preserve"> TBI centers, </w:t>
      </w:r>
      <w:r w:rsidR="008C3BAA" w:rsidRPr="00467078">
        <w:rPr>
          <w:rStyle w:val="NoSpacingChar"/>
          <w:rPrChange w:id="386" w:author="Ryan Essex" w:date="2016-02-26T19:48:00Z">
            <w:rPr>
              <w:b/>
              <w:bCs/>
            </w:rPr>
          </w:rPrChange>
        </w:rPr>
        <w:t>all of which have</w:t>
      </w:r>
      <w:r w:rsidR="00BB6AAA" w:rsidRPr="00467078">
        <w:rPr>
          <w:rStyle w:val="NoSpacingChar"/>
          <w:rPrChange w:id="387" w:author="Ryan Essex" w:date="2016-02-26T19:48:00Z">
            <w:rPr>
              <w:b/>
              <w:bCs/>
            </w:rPr>
          </w:rPrChange>
        </w:rPr>
        <w:t xml:space="preserve"> expertise in human acute TBI research, continuous EEG in the ICU, and biomarker research.</w:t>
      </w:r>
      <w:r w:rsidR="00A43CCE" w:rsidRPr="00467078">
        <w:rPr>
          <w:rStyle w:val="NoSpacingChar"/>
          <w:rPrChange w:id="388" w:author="Ryan Essex" w:date="2016-02-26T19:48:00Z">
            <w:rPr>
              <w:b/>
              <w:bCs/>
            </w:rPr>
          </w:rPrChange>
        </w:rPr>
        <w:t xml:space="preserve"> This approach </w:t>
      </w:r>
      <w:r w:rsidR="00084359" w:rsidRPr="00467078">
        <w:rPr>
          <w:rStyle w:val="NoSpacingChar"/>
          <w:rPrChange w:id="389" w:author="Ryan Essex" w:date="2016-02-26T19:48:00Z">
            <w:rPr>
              <w:b/>
              <w:bCs/>
            </w:rPr>
          </w:rPrChange>
        </w:rPr>
        <w:t>searches for biomarkers of epi</w:t>
      </w:r>
      <w:r w:rsidR="00807B00" w:rsidRPr="00467078">
        <w:rPr>
          <w:rStyle w:val="NoSpacingChar"/>
          <w:rPrChange w:id="390" w:author="Ryan Essex" w:date="2016-02-26T19:48:00Z">
            <w:rPr>
              <w:b/>
              <w:bCs/>
            </w:rPr>
          </w:rPrChange>
        </w:rPr>
        <w:t>l</w:t>
      </w:r>
      <w:r w:rsidR="00084359" w:rsidRPr="00467078">
        <w:rPr>
          <w:rStyle w:val="NoSpacingChar"/>
          <w:rPrChange w:id="391" w:author="Ryan Essex" w:date="2016-02-26T19:48:00Z">
            <w:rPr>
              <w:b/>
              <w:bCs/>
            </w:rPr>
          </w:rPrChange>
        </w:rPr>
        <w:t xml:space="preserve">eptogenesis after TBI in patients, </w:t>
      </w:r>
      <w:r w:rsidR="00A43CCE" w:rsidRPr="00467078">
        <w:rPr>
          <w:rStyle w:val="NoSpacingChar"/>
          <w:rPrChange w:id="392" w:author="Ryan Essex" w:date="2016-02-26T19:48:00Z">
            <w:rPr>
              <w:b/>
              <w:bCs/>
            </w:rPr>
          </w:rPrChange>
        </w:rPr>
        <w:t>tra</w:t>
      </w:r>
      <w:r w:rsidR="005A0CCF" w:rsidRPr="00467078">
        <w:rPr>
          <w:rStyle w:val="NoSpacingChar"/>
          <w:rPrChange w:id="393" w:author="Ryan Essex" w:date="2016-02-26T19:48:00Z">
            <w:rPr>
              <w:b/>
              <w:bCs/>
            </w:rPr>
          </w:rPrChange>
        </w:rPr>
        <w:t>nslates the scientific discover</w:t>
      </w:r>
      <w:r w:rsidR="00084359" w:rsidRPr="00467078">
        <w:rPr>
          <w:rStyle w:val="NoSpacingChar"/>
          <w:rPrChange w:id="394" w:author="Ryan Essex" w:date="2016-02-26T19:48:00Z">
            <w:rPr>
              <w:b/>
              <w:bCs/>
            </w:rPr>
          </w:rPrChange>
        </w:rPr>
        <w:t xml:space="preserve">ies </w:t>
      </w:r>
      <w:r w:rsidR="00A43CCE" w:rsidRPr="00467078">
        <w:rPr>
          <w:rStyle w:val="NoSpacingChar"/>
          <w:rPrChange w:id="395" w:author="Ryan Essex" w:date="2016-02-26T19:48:00Z">
            <w:rPr>
              <w:b/>
              <w:bCs/>
            </w:rPr>
          </w:rPrChange>
        </w:rPr>
        <w:t xml:space="preserve">from Animal Projects 1 and 2 </w:t>
      </w:r>
      <w:r w:rsidR="00084359" w:rsidRPr="00467078">
        <w:rPr>
          <w:rStyle w:val="NoSpacingChar"/>
          <w:rPrChange w:id="396" w:author="Ryan Essex" w:date="2016-02-26T19:48:00Z">
            <w:rPr>
              <w:b/>
              <w:bCs/>
            </w:rPr>
          </w:rPrChange>
        </w:rPr>
        <w:t>to</w:t>
      </w:r>
      <w:r w:rsidR="00A43CCE" w:rsidRPr="00467078">
        <w:rPr>
          <w:rStyle w:val="NoSpacingChar"/>
          <w:rPrChange w:id="397" w:author="Ryan Essex" w:date="2016-02-26T19:48:00Z">
            <w:rPr>
              <w:b/>
              <w:bCs/>
            </w:rPr>
          </w:rPrChange>
        </w:rPr>
        <w:t xml:space="preserve"> provide validation of biomarkers in humans, and establishes the timing of epileptogenesis in humans.</w:t>
      </w:r>
      <w:r w:rsidR="00BB6AAA" w:rsidRPr="00467078">
        <w:rPr>
          <w:rStyle w:val="NoSpacingChar"/>
          <w:rPrChange w:id="398" w:author="Ryan Essex" w:date="2016-02-26T19:48:00Z">
            <w:rPr>
              <w:b/>
              <w:bCs/>
            </w:rPr>
          </w:rPrChange>
        </w:rPr>
        <w:t xml:space="preserve"> The clinical project will collaborate with </w:t>
      </w:r>
      <w:r w:rsidR="00A43CCE" w:rsidRPr="00467078">
        <w:rPr>
          <w:rStyle w:val="NoSpacingChar"/>
          <w:rPrChange w:id="399" w:author="Ryan Essex" w:date="2016-02-26T19:48:00Z">
            <w:rPr>
              <w:b/>
              <w:bCs/>
            </w:rPr>
          </w:rPrChange>
        </w:rPr>
        <w:t xml:space="preserve">the </w:t>
      </w:r>
      <w:r w:rsidR="00BB6AAA" w:rsidRPr="00467078">
        <w:rPr>
          <w:rStyle w:val="NoSpacingChar"/>
          <w:rPrChange w:id="400" w:author="Ryan Essex" w:date="2016-02-26T19:48:00Z">
            <w:rPr>
              <w:b/>
              <w:bCs/>
            </w:rPr>
          </w:rPrChange>
        </w:rPr>
        <w:t xml:space="preserve">3 </w:t>
      </w:r>
      <w:r w:rsidR="00A43CCE" w:rsidRPr="00467078">
        <w:rPr>
          <w:rStyle w:val="NoSpacingChar"/>
          <w:rPrChange w:id="401" w:author="Ryan Essex" w:date="2016-02-26T19:48:00Z">
            <w:rPr>
              <w:b/>
              <w:bCs/>
            </w:rPr>
          </w:rPrChange>
        </w:rPr>
        <w:t>existing funded biomarker</w:t>
      </w:r>
      <w:r w:rsidR="00BB6AAA" w:rsidRPr="00467078">
        <w:rPr>
          <w:rStyle w:val="NoSpacingChar"/>
          <w:rPrChange w:id="402" w:author="Ryan Essex" w:date="2016-02-26T19:48:00Z">
            <w:rPr>
              <w:b/>
              <w:bCs/>
            </w:rPr>
          </w:rPrChange>
        </w:rPr>
        <w:t xml:space="preserve"> studies in TBI including TRACK-TBI, CENTER, and </w:t>
      </w:r>
      <w:proofErr w:type="gramStart"/>
      <w:r w:rsidR="00BB6AAA" w:rsidRPr="00467078">
        <w:rPr>
          <w:rStyle w:val="NoSpacingChar"/>
          <w:rPrChange w:id="403" w:author="Ryan Essex" w:date="2016-02-26T19:48:00Z">
            <w:rPr>
              <w:b/>
              <w:bCs/>
            </w:rPr>
          </w:rPrChange>
        </w:rPr>
        <w:t>ADAPT</w:t>
      </w:r>
      <w:proofErr w:type="gramEnd"/>
      <w:r w:rsidR="00BB6AAA" w:rsidRPr="00467078">
        <w:rPr>
          <w:rStyle w:val="NoSpacingChar"/>
          <w:rPrChange w:id="404" w:author="Ryan Essex" w:date="2016-02-26T19:48:00Z">
            <w:rPr>
              <w:b/>
              <w:bCs/>
            </w:rPr>
          </w:rPrChange>
        </w:rPr>
        <w:t xml:space="preserve"> and incorporate</w:t>
      </w:r>
      <w:r w:rsidR="00084359" w:rsidRPr="00467078">
        <w:rPr>
          <w:rStyle w:val="NoSpacingChar"/>
          <w:rPrChange w:id="405" w:author="Ryan Essex" w:date="2016-02-26T19:48:00Z">
            <w:rPr>
              <w:b/>
              <w:bCs/>
            </w:rPr>
          </w:rPrChange>
        </w:rPr>
        <w:t>s</w:t>
      </w:r>
      <w:r w:rsidR="00BB6AAA" w:rsidRPr="00467078">
        <w:rPr>
          <w:rStyle w:val="NoSpacingChar"/>
          <w:rPrChange w:id="406" w:author="Ryan Essex" w:date="2016-02-26T19:48:00Z">
            <w:rPr>
              <w:b/>
              <w:bCs/>
            </w:rPr>
          </w:rPrChange>
        </w:rPr>
        <w:t xml:space="preserve"> both adults and children. </w:t>
      </w:r>
    </w:p>
    <w:p w14:paraId="1D32AB1F" w14:textId="0805A9C8" w:rsidR="0011683F" w:rsidRPr="008D6C97" w:rsidDel="00467078" w:rsidRDefault="005C1A95">
      <w:pPr>
        <w:pStyle w:val="NoSpacing"/>
        <w:spacing w:afterLines="35" w:after="84"/>
        <w:rPr>
          <w:del w:id="407" w:author="Ryan Essex" w:date="2016-02-26T19:48:00Z"/>
        </w:rPr>
        <w:pPrChange w:id="408" w:author="Ryan Essex" w:date="2016-02-26T19:47:00Z">
          <w:pPr/>
        </w:pPrChange>
      </w:pPr>
      <w:r w:rsidRPr="00467078">
        <w:rPr>
          <w:rStyle w:val="Heading2Char"/>
          <w:rPrChange w:id="409">
            <w:rPr>
              <w:noProof/>
            </w:rPr>
          </w:rPrChange>
        </w:rPr>
        <mc:AlternateContent>
          <mc:Choice Requires="wps">
            <w:drawing>
              <wp:anchor distT="0" distB="0" distL="114300" distR="114300" simplePos="0" relativeHeight="251637760" behindDoc="0" locked="0" layoutInCell="1" allowOverlap="1" wp14:anchorId="7A73C5E0" wp14:editId="6BCD4214">
                <wp:simplePos x="0" y="0"/>
                <wp:positionH relativeFrom="column">
                  <wp:posOffset>13335</wp:posOffset>
                </wp:positionH>
                <wp:positionV relativeFrom="paragraph">
                  <wp:posOffset>891540</wp:posOffset>
                </wp:positionV>
                <wp:extent cx="6629400" cy="1636395"/>
                <wp:effectExtent l="0" t="0" r="19050" b="20955"/>
                <wp:wrapSquare wrapText="bothSides"/>
                <wp:docPr id="8" name="Text Box 8"/>
                <wp:cNvGraphicFramePr/>
                <a:graphic xmlns:a="http://schemas.openxmlformats.org/drawingml/2006/main">
                  <a:graphicData uri="http://schemas.microsoft.com/office/word/2010/wordprocessingShape">
                    <wps:wsp>
                      <wps:cNvSpPr txBox="1"/>
                      <wps:spPr>
                        <a:xfrm>
                          <a:off x="0" y="0"/>
                          <a:ext cx="6629400" cy="1636395"/>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BDBEB3" w14:textId="77777777" w:rsidR="000C3215" w:rsidRPr="00682B0E" w:rsidRDefault="000C3215">
                            <w:pPr>
                              <w:pStyle w:val="CaptionFigure"/>
                              <w:pPrChange w:id="410" w:author="Ryan Essex" w:date="2016-02-26T19:49:00Z">
                                <w:pPr/>
                              </w:pPrChange>
                            </w:pPr>
                            <w:r w:rsidRPr="00682B0E">
                              <w:t>Table 1. Some Accomplishments of EpiBioS</w:t>
                            </w:r>
                          </w:p>
                          <w:p w14:paraId="43499F9C" w14:textId="77777777" w:rsidR="000C3215" w:rsidRPr="00986985" w:rsidRDefault="000C3215">
                            <w:pPr>
                              <w:pStyle w:val="CaptionFigure"/>
                              <w:rPr>
                                <w:sz w:val="4"/>
                                <w:szCs w:val="4"/>
                              </w:rPr>
                              <w:pPrChange w:id="411" w:author="Ryan Essex" w:date="2016-02-26T19:48:00Z">
                                <w:pPr/>
                              </w:pPrChange>
                            </w:pPr>
                          </w:p>
                          <w:p w14:paraId="7A7D018E" w14:textId="77777777" w:rsidR="000C3215" w:rsidRPr="00467078" w:rsidRDefault="000C3215" w:rsidP="00467078">
                            <w:pPr>
                              <w:pStyle w:val="ListParagraph"/>
                              <w:numPr>
                                <w:ilvl w:val="0"/>
                                <w:numId w:val="27"/>
                              </w:numPr>
                              <w:ind w:left="360"/>
                              <w:rPr>
                                <w:rFonts w:ascii="Arial" w:hAnsi="Arial" w:cs="Arial"/>
                                <w:rPrChange w:id="412" w:author="Ryan Essex" w:date="2016-02-26T19:50:00Z">
                                  <w:rPr/>
                                </w:rPrChange>
                              </w:rPr>
                            </w:pPr>
                            <w:r w:rsidRPr="00467078">
                              <w:rPr>
                                <w:rFonts w:ascii="Arial" w:hAnsi="Arial" w:cs="Arial"/>
                                <w:rPrChange w:id="413" w:author="Ryan Essex" w:date="2016-02-26T19:50:00Z">
                                  <w:rPr/>
                                </w:rPrChange>
                              </w:rPr>
                              <w:t>Creation of an epilepsy-specific bioinformatics platform by adding EEG to the LONI/ADNI portal.</w:t>
                            </w:r>
                          </w:p>
                          <w:p w14:paraId="28B19548" w14:textId="77777777" w:rsidR="000C3215" w:rsidRPr="00467078" w:rsidRDefault="000C3215" w:rsidP="00467078">
                            <w:pPr>
                              <w:pStyle w:val="ListParagraph"/>
                              <w:numPr>
                                <w:ilvl w:val="0"/>
                                <w:numId w:val="27"/>
                              </w:numPr>
                              <w:ind w:left="360"/>
                              <w:rPr>
                                <w:rFonts w:ascii="Arial" w:hAnsi="Arial" w:cs="Arial"/>
                                <w:rPrChange w:id="414" w:author="Ryan Essex" w:date="2016-02-26T19:50:00Z">
                                  <w:rPr/>
                                </w:rPrChange>
                              </w:rPr>
                            </w:pPr>
                            <w:r w:rsidRPr="00467078">
                              <w:rPr>
                                <w:rFonts w:ascii="Arial" w:hAnsi="Arial" w:cs="Arial"/>
                                <w:rPrChange w:id="415" w:author="Ryan Essex" w:date="2016-02-26T19:50:00Z">
                                  <w:rPr/>
                                </w:rPrChange>
                              </w:rPr>
                              <w:t>Establishment of a standardized FPI/TBI/PTE rat model at four centers.</w:t>
                            </w:r>
                          </w:p>
                          <w:p w14:paraId="3FB8A5D3" w14:textId="77777777" w:rsidR="000C3215" w:rsidRPr="00467078" w:rsidRDefault="000C3215" w:rsidP="00467078">
                            <w:pPr>
                              <w:pStyle w:val="ListParagraph"/>
                              <w:numPr>
                                <w:ilvl w:val="0"/>
                                <w:numId w:val="27"/>
                              </w:numPr>
                              <w:ind w:left="360"/>
                              <w:rPr>
                                <w:rFonts w:ascii="Arial" w:hAnsi="Arial" w:cs="Arial"/>
                                <w:rPrChange w:id="416" w:author="Ryan Essex" w:date="2016-02-26T19:50:00Z">
                                  <w:rPr/>
                                </w:rPrChange>
                              </w:rPr>
                            </w:pPr>
                            <w:r w:rsidRPr="00467078">
                              <w:rPr>
                                <w:rFonts w:ascii="Arial" w:hAnsi="Arial" w:cs="Arial"/>
                                <w:rPrChange w:id="417" w:author="Ryan Essex" w:date="2016-02-26T19:50:00Z">
                                  <w:rPr/>
                                </w:rPrChange>
                              </w:rPr>
                              <w:t xml:space="preserve">Identification of </w:t>
                            </w:r>
                            <w:proofErr w:type="spellStart"/>
                            <w:r w:rsidRPr="00467078">
                              <w:rPr>
                                <w:rFonts w:ascii="Arial" w:hAnsi="Arial" w:cs="Arial"/>
                                <w:rPrChange w:id="418" w:author="Ryan Essex" w:date="2016-02-26T19:50:00Z">
                                  <w:rPr/>
                                </w:rPrChange>
                              </w:rPr>
                              <w:t>pHFOs</w:t>
                            </w:r>
                            <w:proofErr w:type="spellEnd"/>
                            <w:r w:rsidRPr="00467078">
                              <w:rPr>
                                <w:rFonts w:ascii="Arial" w:hAnsi="Arial" w:cs="Arial"/>
                                <w:rPrChange w:id="419" w:author="Ryan Essex" w:date="2016-02-26T19:50:00Z">
                                  <w:rPr/>
                                </w:rPrChange>
                              </w:rPr>
                              <w:t xml:space="preserve"> and </w:t>
                            </w:r>
                            <w:proofErr w:type="spellStart"/>
                            <w:r w:rsidRPr="00467078">
                              <w:rPr>
                                <w:rFonts w:ascii="Arial" w:hAnsi="Arial" w:cs="Arial"/>
                                <w:rPrChange w:id="420" w:author="Ryan Essex" w:date="2016-02-26T19:50:00Z">
                                  <w:rPr/>
                                </w:rPrChange>
                              </w:rPr>
                              <w:t>rHFOs</w:t>
                            </w:r>
                            <w:proofErr w:type="spellEnd"/>
                            <w:r w:rsidRPr="00467078">
                              <w:rPr>
                                <w:rFonts w:ascii="Arial" w:hAnsi="Arial" w:cs="Arial"/>
                                <w:rPrChange w:id="421" w:author="Ryan Essex" w:date="2016-02-26T19:50:00Z">
                                  <w:rPr/>
                                </w:rPrChange>
                              </w:rPr>
                              <w:t xml:space="preserve"> as potential EEG biomarkers of epileptogenesis after TBI in rats.</w:t>
                            </w:r>
                          </w:p>
                          <w:p w14:paraId="29BE721C" w14:textId="77777777" w:rsidR="000C3215" w:rsidRPr="00467078" w:rsidRDefault="000C3215" w:rsidP="00467078">
                            <w:pPr>
                              <w:pStyle w:val="ListParagraph"/>
                              <w:numPr>
                                <w:ilvl w:val="0"/>
                                <w:numId w:val="27"/>
                              </w:numPr>
                              <w:ind w:left="360"/>
                              <w:rPr>
                                <w:rFonts w:ascii="Arial" w:hAnsi="Arial" w:cs="Arial"/>
                                <w:rPrChange w:id="422" w:author="Ryan Essex" w:date="2016-02-26T19:50:00Z">
                                  <w:rPr/>
                                </w:rPrChange>
                              </w:rPr>
                            </w:pPr>
                            <w:r w:rsidRPr="00467078">
                              <w:rPr>
                                <w:rFonts w:ascii="Arial" w:hAnsi="Arial" w:cs="Arial"/>
                                <w:rPrChange w:id="423" w:author="Ryan Essex" w:date="2016-02-26T19:50:00Z">
                                  <w:rPr/>
                                </w:rPrChange>
                              </w:rPr>
                              <w:t>Preliminary EEG and imaging biomarker discovery using our bioinformatics platform on pilot human and animal data from multiple sites.</w:t>
                            </w:r>
                          </w:p>
                          <w:p w14:paraId="0A2C6994" w14:textId="77777777" w:rsidR="000C3215" w:rsidRPr="00467078" w:rsidRDefault="000C3215" w:rsidP="00467078">
                            <w:pPr>
                              <w:pStyle w:val="ListParagraph"/>
                              <w:numPr>
                                <w:ilvl w:val="0"/>
                                <w:numId w:val="27"/>
                              </w:numPr>
                              <w:ind w:left="360"/>
                              <w:rPr>
                                <w:rFonts w:ascii="Arial" w:hAnsi="Arial" w:cs="Arial"/>
                                <w:rPrChange w:id="424" w:author="Ryan Essex" w:date="2016-02-26T19:50:00Z">
                                  <w:rPr/>
                                </w:rPrChange>
                              </w:rPr>
                            </w:pPr>
                            <w:r w:rsidRPr="00467078">
                              <w:rPr>
                                <w:rFonts w:ascii="Arial" w:hAnsi="Arial" w:cs="Arial"/>
                                <w:rPrChange w:id="425" w:author="Ryan Essex" w:date="2016-02-26T19:50:00Z">
                                  <w:rPr/>
                                </w:rPrChange>
                              </w:rPr>
                              <w:t>Coordination of 13 TBI centers to participate in a study of epileptogenesis.</w:t>
                            </w:r>
                          </w:p>
                          <w:p w14:paraId="64DAF83A" w14:textId="77777777" w:rsidR="000C3215" w:rsidRPr="00467078" w:rsidRDefault="000C3215" w:rsidP="00467078">
                            <w:pPr>
                              <w:pStyle w:val="ListParagraph"/>
                              <w:numPr>
                                <w:ilvl w:val="0"/>
                                <w:numId w:val="27"/>
                              </w:numPr>
                              <w:ind w:left="360"/>
                              <w:rPr>
                                <w:rFonts w:ascii="Arial" w:hAnsi="Arial" w:cs="Arial"/>
                                <w:rPrChange w:id="426" w:author="Ryan Essex" w:date="2016-02-26T19:50:00Z">
                                  <w:rPr/>
                                </w:rPrChange>
                              </w:rPr>
                            </w:pPr>
                            <w:r w:rsidRPr="00467078">
                              <w:rPr>
                                <w:rFonts w:ascii="Arial" w:hAnsi="Arial" w:cs="Arial"/>
                                <w:rPrChange w:id="427" w:author="Ryan Essex" w:date="2016-02-26T19:50:00Z">
                                  <w:rPr/>
                                </w:rPrChange>
                              </w:rPr>
                              <w:t>Establishment of a consortium of TBI and epilepsy consumer advocate and professional groups.</w:t>
                            </w:r>
                          </w:p>
                          <w:p w14:paraId="3F71C261" w14:textId="77777777" w:rsidR="000C3215" w:rsidRPr="00807B00" w:rsidRDefault="000C3215" w:rsidP="00467078">
                            <w:pPr>
                              <w:pStyle w:val="ListParagraph"/>
                              <w:numPr>
                                <w:ilvl w:val="0"/>
                                <w:numId w:val="27"/>
                              </w:numPr>
                              <w:ind w:left="360"/>
                            </w:pPr>
                            <w:r w:rsidRPr="00807B00">
                              <w:t xml:space="preserve">Creation of the </w:t>
                            </w:r>
                            <w:proofErr w:type="spellStart"/>
                            <w:r w:rsidRPr="00807B00">
                              <w:t>EpiBioS</w:t>
                            </w:r>
                            <w:proofErr w:type="spellEnd"/>
                            <w:r w:rsidRPr="00807B00">
                              <w:t xml:space="preserve"> Charter and Publication Policy.</w:t>
                            </w:r>
                          </w:p>
                          <w:p w14:paraId="7D96D1C0" w14:textId="77777777" w:rsidR="000C3215" w:rsidRDefault="000C3215">
                            <w:pPr>
                              <w:pStyle w:val="CaptionFigure"/>
                              <w:pPrChange w:id="428" w:author="Ryan Essex" w:date="2016-02-26T19:48: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1.05pt;margin-top:70.2pt;width:522pt;height:128.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" filled="f" strokecolor="black [3213]">
                <v:textbox>
                  <w:txbxContent>
                    <w:p w14:paraId="0DBDBEB3" w14:textId="77777777" w:rsidR="000C3215" w:rsidRPr="00682B0E" w:rsidRDefault="000C3215">
                      <w:pPr>
                        <w:pStyle w:val="CaptionFigure"/>
                        <w:pPrChange w:id="429" w:author="Ryan Essex" w:date="2016-02-26T19:49:00Z">
                          <w:pPr/>
                        </w:pPrChange>
                      </w:pPr>
                      <w:r w:rsidRPr="00682B0E">
                        <w:t>Table 1. Some Accomplishments of EpiBioS</w:t>
                      </w:r>
                    </w:p>
                    <w:p w14:paraId="43499F9C" w14:textId="77777777" w:rsidR="000C3215" w:rsidRPr="00986985" w:rsidRDefault="000C3215">
                      <w:pPr>
                        <w:pStyle w:val="CaptionFigure"/>
                        <w:rPr>
                          <w:sz w:val="4"/>
                          <w:szCs w:val="4"/>
                        </w:rPr>
                        <w:pPrChange w:id="430" w:author="Ryan Essex" w:date="2016-02-26T19:48:00Z">
                          <w:pPr/>
                        </w:pPrChange>
                      </w:pPr>
                    </w:p>
                    <w:p w14:paraId="7A7D018E" w14:textId="77777777" w:rsidR="000C3215" w:rsidRPr="00467078" w:rsidRDefault="000C3215" w:rsidP="00467078">
                      <w:pPr>
                        <w:pStyle w:val="ListParagraph"/>
                        <w:numPr>
                          <w:ilvl w:val="0"/>
                          <w:numId w:val="27"/>
                        </w:numPr>
                        <w:ind w:left="360"/>
                        <w:rPr>
                          <w:rFonts w:ascii="Arial" w:hAnsi="Arial" w:cs="Arial"/>
                          <w:rPrChange w:id="431" w:author="Ryan Essex" w:date="2016-02-26T19:50:00Z">
                            <w:rPr/>
                          </w:rPrChange>
                        </w:rPr>
                      </w:pPr>
                      <w:r w:rsidRPr="00467078">
                        <w:rPr>
                          <w:rFonts w:ascii="Arial" w:hAnsi="Arial" w:cs="Arial"/>
                          <w:rPrChange w:id="432" w:author="Ryan Essex" w:date="2016-02-26T19:50:00Z">
                            <w:rPr/>
                          </w:rPrChange>
                        </w:rPr>
                        <w:t>Creation of an epilepsy-specific bioinformatics platform by adding EEG to the LONI/ADNI portal.</w:t>
                      </w:r>
                    </w:p>
                    <w:p w14:paraId="28B19548" w14:textId="77777777" w:rsidR="000C3215" w:rsidRPr="00467078" w:rsidRDefault="000C3215" w:rsidP="00467078">
                      <w:pPr>
                        <w:pStyle w:val="ListParagraph"/>
                        <w:numPr>
                          <w:ilvl w:val="0"/>
                          <w:numId w:val="27"/>
                        </w:numPr>
                        <w:ind w:left="360"/>
                        <w:rPr>
                          <w:rFonts w:ascii="Arial" w:hAnsi="Arial" w:cs="Arial"/>
                          <w:rPrChange w:id="433" w:author="Ryan Essex" w:date="2016-02-26T19:50:00Z">
                            <w:rPr/>
                          </w:rPrChange>
                        </w:rPr>
                      </w:pPr>
                      <w:r w:rsidRPr="00467078">
                        <w:rPr>
                          <w:rFonts w:ascii="Arial" w:hAnsi="Arial" w:cs="Arial"/>
                          <w:rPrChange w:id="434" w:author="Ryan Essex" w:date="2016-02-26T19:50:00Z">
                            <w:rPr/>
                          </w:rPrChange>
                        </w:rPr>
                        <w:t>Establishment of a standardized FPI/TBI/PTE rat model at four centers.</w:t>
                      </w:r>
                    </w:p>
                    <w:p w14:paraId="3FB8A5D3" w14:textId="77777777" w:rsidR="000C3215" w:rsidRPr="00467078" w:rsidRDefault="000C3215" w:rsidP="00467078">
                      <w:pPr>
                        <w:pStyle w:val="ListParagraph"/>
                        <w:numPr>
                          <w:ilvl w:val="0"/>
                          <w:numId w:val="27"/>
                        </w:numPr>
                        <w:ind w:left="360"/>
                        <w:rPr>
                          <w:rFonts w:ascii="Arial" w:hAnsi="Arial" w:cs="Arial"/>
                          <w:rPrChange w:id="435" w:author="Ryan Essex" w:date="2016-02-26T19:50:00Z">
                            <w:rPr/>
                          </w:rPrChange>
                        </w:rPr>
                      </w:pPr>
                      <w:r w:rsidRPr="00467078">
                        <w:rPr>
                          <w:rFonts w:ascii="Arial" w:hAnsi="Arial" w:cs="Arial"/>
                          <w:rPrChange w:id="436" w:author="Ryan Essex" w:date="2016-02-26T19:50:00Z">
                            <w:rPr/>
                          </w:rPrChange>
                        </w:rPr>
                        <w:t xml:space="preserve">Identification of </w:t>
                      </w:r>
                      <w:proofErr w:type="spellStart"/>
                      <w:r w:rsidRPr="00467078">
                        <w:rPr>
                          <w:rFonts w:ascii="Arial" w:hAnsi="Arial" w:cs="Arial"/>
                          <w:rPrChange w:id="437" w:author="Ryan Essex" w:date="2016-02-26T19:50:00Z">
                            <w:rPr/>
                          </w:rPrChange>
                        </w:rPr>
                        <w:t>pHFOs</w:t>
                      </w:r>
                      <w:proofErr w:type="spellEnd"/>
                      <w:r w:rsidRPr="00467078">
                        <w:rPr>
                          <w:rFonts w:ascii="Arial" w:hAnsi="Arial" w:cs="Arial"/>
                          <w:rPrChange w:id="438" w:author="Ryan Essex" w:date="2016-02-26T19:50:00Z">
                            <w:rPr/>
                          </w:rPrChange>
                        </w:rPr>
                        <w:t xml:space="preserve"> and </w:t>
                      </w:r>
                      <w:proofErr w:type="spellStart"/>
                      <w:r w:rsidRPr="00467078">
                        <w:rPr>
                          <w:rFonts w:ascii="Arial" w:hAnsi="Arial" w:cs="Arial"/>
                          <w:rPrChange w:id="439" w:author="Ryan Essex" w:date="2016-02-26T19:50:00Z">
                            <w:rPr/>
                          </w:rPrChange>
                        </w:rPr>
                        <w:t>rHFOs</w:t>
                      </w:r>
                      <w:proofErr w:type="spellEnd"/>
                      <w:r w:rsidRPr="00467078">
                        <w:rPr>
                          <w:rFonts w:ascii="Arial" w:hAnsi="Arial" w:cs="Arial"/>
                          <w:rPrChange w:id="440" w:author="Ryan Essex" w:date="2016-02-26T19:50:00Z">
                            <w:rPr/>
                          </w:rPrChange>
                        </w:rPr>
                        <w:t xml:space="preserve"> as potential EEG biomarkers of epileptogenesis after TBI in rats.</w:t>
                      </w:r>
                    </w:p>
                    <w:p w14:paraId="29BE721C" w14:textId="77777777" w:rsidR="000C3215" w:rsidRPr="00467078" w:rsidRDefault="000C3215" w:rsidP="00467078">
                      <w:pPr>
                        <w:pStyle w:val="ListParagraph"/>
                        <w:numPr>
                          <w:ilvl w:val="0"/>
                          <w:numId w:val="27"/>
                        </w:numPr>
                        <w:ind w:left="360"/>
                        <w:rPr>
                          <w:rFonts w:ascii="Arial" w:hAnsi="Arial" w:cs="Arial"/>
                          <w:rPrChange w:id="441" w:author="Ryan Essex" w:date="2016-02-26T19:50:00Z">
                            <w:rPr/>
                          </w:rPrChange>
                        </w:rPr>
                      </w:pPr>
                      <w:r w:rsidRPr="00467078">
                        <w:rPr>
                          <w:rFonts w:ascii="Arial" w:hAnsi="Arial" w:cs="Arial"/>
                          <w:rPrChange w:id="442" w:author="Ryan Essex" w:date="2016-02-26T19:50:00Z">
                            <w:rPr/>
                          </w:rPrChange>
                        </w:rPr>
                        <w:t>Preliminary EEG and imaging biomarker discovery using our bioinformatics platform on pilot human and animal data from multiple sites.</w:t>
                      </w:r>
                    </w:p>
                    <w:p w14:paraId="0A2C6994" w14:textId="77777777" w:rsidR="000C3215" w:rsidRPr="00467078" w:rsidRDefault="000C3215" w:rsidP="00467078">
                      <w:pPr>
                        <w:pStyle w:val="ListParagraph"/>
                        <w:numPr>
                          <w:ilvl w:val="0"/>
                          <w:numId w:val="27"/>
                        </w:numPr>
                        <w:ind w:left="360"/>
                        <w:rPr>
                          <w:rFonts w:ascii="Arial" w:hAnsi="Arial" w:cs="Arial"/>
                          <w:rPrChange w:id="443" w:author="Ryan Essex" w:date="2016-02-26T19:50:00Z">
                            <w:rPr/>
                          </w:rPrChange>
                        </w:rPr>
                      </w:pPr>
                      <w:r w:rsidRPr="00467078">
                        <w:rPr>
                          <w:rFonts w:ascii="Arial" w:hAnsi="Arial" w:cs="Arial"/>
                          <w:rPrChange w:id="444" w:author="Ryan Essex" w:date="2016-02-26T19:50:00Z">
                            <w:rPr/>
                          </w:rPrChange>
                        </w:rPr>
                        <w:t>Coordination of 13 TBI centers to participate in a study of epileptogenesis.</w:t>
                      </w:r>
                    </w:p>
                    <w:p w14:paraId="64DAF83A" w14:textId="77777777" w:rsidR="000C3215" w:rsidRPr="00467078" w:rsidRDefault="000C3215" w:rsidP="00467078">
                      <w:pPr>
                        <w:pStyle w:val="ListParagraph"/>
                        <w:numPr>
                          <w:ilvl w:val="0"/>
                          <w:numId w:val="27"/>
                        </w:numPr>
                        <w:ind w:left="360"/>
                        <w:rPr>
                          <w:rFonts w:ascii="Arial" w:hAnsi="Arial" w:cs="Arial"/>
                          <w:rPrChange w:id="445" w:author="Ryan Essex" w:date="2016-02-26T19:50:00Z">
                            <w:rPr/>
                          </w:rPrChange>
                        </w:rPr>
                      </w:pPr>
                      <w:r w:rsidRPr="00467078">
                        <w:rPr>
                          <w:rFonts w:ascii="Arial" w:hAnsi="Arial" w:cs="Arial"/>
                          <w:rPrChange w:id="446" w:author="Ryan Essex" w:date="2016-02-26T19:50:00Z">
                            <w:rPr/>
                          </w:rPrChange>
                        </w:rPr>
                        <w:t>Establishment of a consortium of TBI and epilepsy consumer advocate and professional groups.</w:t>
                      </w:r>
                    </w:p>
                    <w:p w14:paraId="3F71C261" w14:textId="77777777" w:rsidR="000C3215" w:rsidRPr="00807B00" w:rsidRDefault="000C3215" w:rsidP="00467078">
                      <w:pPr>
                        <w:pStyle w:val="ListParagraph"/>
                        <w:numPr>
                          <w:ilvl w:val="0"/>
                          <w:numId w:val="27"/>
                        </w:numPr>
                        <w:ind w:left="360"/>
                      </w:pPr>
                      <w:r w:rsidRPr="00807B00">
                        <w:t xml:space="preserve">Creation of the </w:t>
                      </w:r>
                      <w:proofErr w:type="spellStart"/>
                      <w:r w:rsidRPr="00807B00">
                        <w:t>EpiBioS</w:t>
                      </w:r>
                      <w:proofErr w:type="spellEnd"/>
                      <w:r w:rsidRPr="00807B00">
                        <w:t xml:space="preserve"> Charter and Publication Policy.</w:t>
                      </w:r>
                    </w:p>
                    <w:p w14:paraId="7D96D1C0" w14:textId="77777777" w:rsidR="000C3215" w:rsidRDefault="000C3215">
                      <w:pPr>
                        <w:pStyle w:val="CaptionFigure"/>
                        <w:pPrChange w:id="447" w:author="Ryan Essex" w:date="2016-02-26T19:48:00Z">
                          <w:pPr/>
                        </w:pPrChange>
                      </w:pPr>
                    </w:p>
                  </w:txbxContent>
                </v:textbox>
                <w10:wrap type="square"/>
              </v:shape>
            </w:pict>
          </mc:Fallback>
        </mc:AlternateContent>
      </w:r>
    </w:p>
    <w:p w14:paraId="6D490B04" w14:textId="63434451" w:rsidR="00AE2ECB" w:rsidRPr="008D6C97" w:rsidRDefault="00F95C8D">
      <w:pPr>
        <w:pStyle w:val="NoSpacing"/>
        <w:spacing w:afterLines="35" w:after="84"/>
        <w:pPrChange w:id="448" w:author="Ryan Essex" w:date="2016-02-26T19:47:00Z">
          <w:pPr/>
        </w:pPrChange>
      </w:pPr>
      <w:del w:id="449" w:author="Ryan Essex" w:date="2016-02-29T10:13:00Z">
        <w:r w:rsidRPr="00467078" w:rsidDel="00B65C8B">
          <w:rPr>
            <w:rStyle w:val="Heading2Char"/>
            <w:rPrChange w:id="450" w:author="Ryan Essex" w:date="2016-02-26T19:48:00Z">
              <w:rPr/>
            </w:rPrChange>
          </w:rPr>
          <w:delText>B</w:delText>
        </w:r>
      </w:del>
      <w:r w:rsidRPr="00467078">
        <w:rPr>
          <w:rStyle w:val="Heading2Char"/>
          <w:rPrChange w:id="451" w:author="Ryan Essex" w:date="2016-02-26T19:48:00Z">
            <w:rPr/>
          </w:rPrChange>
        </w:rPr>
        <w:t>3</w:t>
      </w:r>
      <w:r w:rsidR="003E1722" w:rsidRPr="00467078">
        <w:rPr>
          <w:rStyle w:val="Heading2Char"/>
          <w:rPrChange w:id="452" w:author="Ryan Essex" w:date="2016-02-26T19:48:00Z">
            <w:rPr/>
          </w:rPrChange>
        </w:rPr>
        <w:t>.1.5</w:t>
      </w:r>
      <w:r w:rsidR="004C4617" w:rsidRPr="00467078">
        <w:rPr>
          <w:rStyle w:val="Heading2Char"/>
          <w:rPrChange w:id="453" w:author="Ryan Essex" w:date="2016-02-26T19:48:00Z">
            <w:rPr/>
          </w:rPrChange>
        </w:rPr>
        <w:t xml:space="preserve">. </w:t>
      </w:r>
      <w:r w:rsidR="0011683F" w:rsidRPr="00467078">
        <w:rPr>
          <w:rStyle w:val="Heading2Char"/>
          <w:rPrChange w:id="454" w:author="Ryan Essex" w:date="2016-02-26T19:48:00Z">
            <w:rPr/>
          </w:rPrChange>
        </w:rPr>
        <w:t>Preliminary data</w:t>
      </w:r>
      <w:r w:rsidR="0011683F" w:rsidRPr="008D6C97">
        <w:t xml:space="preserve">: </w:t>
      </w:r>
      <w:r w:rsidR="00B64357" w:rsidRPr="008D6C97">
        <w:t xml:space="preserve">Data sets </w:t>
      </w:r>
      <w:r w:rsidR="00AC1AEA">
        <w:t xml:space="preserve">currently being </w:t>
      </w:r>
      <w:r w:rsidR="00B64357" w:rsidRPr="008D6C97">
        <w:t xml:space="preserve">analyzed </w:t>
      </w:r>
      <w:r w:rsidR="00187232" w:rsidRPr="008D6C97">
        <w:t>include a cohort of human</w:t>
      </w:r>
      <w:r w:rsidR="00B64357" w:rsidRPr="008D6C97">
        <w:t xml:space="preserve"> patients </w:t>
      </w:r>
      <w:r w:rsidR="00187232" w:rsidRPr="008D6C97">
        <w:t xml:space="preserve">with severe TBI </w:t>
      </w:r>
      <w:r w:rsidR="00B64357" w:rsidRPr="008D6C97">
        <w:t>from UCLA (imaging and EEG)</w:t>
      </w:r>
      <w:r w:rsidR="00E404E6" w:rsidRPr="008D6C97">
        <w:t xml:space="preserve"> </w:t>
      </w:r>
      <w:r w:rsidR="00B64357" w:rsidRPr="008D6C97">
        <w:t xml:space="preserve">and cohorts of animals from models of epileptogenesis, including </w:t>
      </w:r>
      <w:proofErr w:type="spellStart"/>
      <w:r w:rsidR="00B64357" w:rsidRPr="008D6C97">
        <w:t>perforant</w:t>
      </w:r>
      <w:proofErr w:type="spellEnd"/>
      <w:r w:rsidR="00B64357" w:rsidRPr="008D6C97">
        <w:t xml:space="preserve"> path stimulation, intrahippocampal </w:t>
      </w:r>
      <w:proofErr w:type="spellStart"/>
      <w:r w:rsidR="00967349" w:rsidRPr="008D6C97">
        <w:t>k</w:t>
      </w:r>
      <w:r w:rsidR="00B64357" w:rsidRPr="008D6C97">
        <w:t>ainate</w:t>
      </w:r>
      <w:proofErr w:type="spellEnd"/>
      <w:r w:rsidR="00B64357" w:rsidRPr="008D6C97">
        <w:t xml:space="preserve">, </w:t>
      </w:r>
      <w:proofErr w:type="spellStart"/>
      <w:r w:rsidR="00B64357" w:rsidRPr="008D6C97">
        <w:t>intraperitoneal</w:t>
      </w:r>
      <w:proofErr w:type="spellEnd"/>
      <w:r w:rsidR="00B64357" w:rsidRPr="008D6C97">
        <w:t xml:space="preserve"> </w:t>
      </w:r>
      <w:proofErr w:type="spellStart"/>
      <w:r w:rsidR="00B64357" w:rsidRPr="008D6C97">
        <w:t>pilocarpine</w:t>
      </w:r>
      <w:proofErr w:type="spellEnd"/>
      <w:r w:rsidR="00B64357" w:rsidRPr="008D6C97">
        <w:t xml:space="preserve"> and others, as well as TBI models.</w:t>
      </w:r>
      <w:r w:rsidR="00C77115" w:rsidRPr="008D6C97">
        <w:t xml:space="preserve"> Details of preliminary data a</w:t>
      </w:r>
      <w:r w:rsidR="00C20107" w:rsidRPr="008D6C97">
        <w:t>re described in the individual Research P</w:t>
      </w:r>
      <w:r w:rsidR="00C77115" w:rsidRPr="008D6C97">
        <w:t>rojects.</w:t>
      </w:r>
      <w:r w:rsidR="00AC1AEA">
        <w:t xml:space="preserve"> </w:t>
      </w:r>
      <w:r w:rsidR="00AC1AEA" w:rsidRPr="008670FA">
        <w:rPr>
          <w:b/>
        </w:rPr>
        <w:t>Table 1</w:t>
      </w:r>
      <w:r w:rsidR="00AC1AEA">
        <w:t xml:space="preserve"> summarizes some accomplishments of the P20 grant.</w:t>
      </w:r>
    </w:p>
    <w:p w14:paraId="24445117" w14:textId="41A34DF8" w:rsidR="0011683F" w:rsidRPr="008D6C97" w:rsidDel="00467078" w:rsidRDefault="005C1A95">
      <w:pPr>
        <w:pStyle w:val="NoSpacing"/>
        <w:spacing w:afterLines="35" w:after="84"/>
        <w:rPr>
          <w:del w:id="455" w:author="Ryan Essex" w:date="2016-02-26T19:49:00Z"/>
        </w:rPr>
        <w:pPrChange w:id="456" w:author="Ryan Essex" w:date="2016-02-26T19:50:00Z">
          <w:pPr/>
        </w:pPrChange>
      </w:pPr>
      <w:r>
        <w:rPr>
          <w:rStyle w:val="Heading2Char"/>
        </w:rPr>
        <w:br/>
      </w:r>
      <w:del w:id="457" w:author="Ryan Essex" w:date="2016-02-29T10:13:00Z">
        <w:r w:rsidR="00F95C8D" w:rsidRPr="00467078" w:rsidDel="00B65C8B">
          <w:rPr>
            <w:rStyle w:val="Heading2Char"/>
            <w:rPrChange w:id="458" w:author="Ryan Essex" w:date="2016-02-26T19:48:00Z">
              <w:rPr>
                <w:rFonts w:ascii="Arial" w:hAnsi="Arial" w:cs="Arial"/>
              </w:rPr>
            </w:rPrChange>
          </w:rPr>
          <w:delText>B</w:delText>
        </w:r>
      </w:del>
      <w:r w:rsidR="00F95C8D" w:rsidRPr="00467078">
        <w:rPr>
          <w:rStyle w:val="Heading2Char"/>
          <w:rPrChange w:id="459" w:author="Ryan Essex" w:date="2016-02-26T19:48:00Z">
            <w:rPr>
              <w:rFonts w:ascii="Arial" w:hAnsi="Arial" w:cs="Arial"/>
            </w:rPr>
          </w:rPrChange>
        </w:rPr>
        <w:t>3</w:t>
      </w:r>
      <w:r w:rsidR="003E1722" w:rsidRPr="00467078">
        <w:rPr>
          <w:rStyle w:val="Heading2Char"/>
          <w:rPrChange w:id="460" w:author="Ryan Essex" w:date="2016-02-26T19:48:00Z">
            <w:rPr>
              <w:rFonts w:ascii="Arial" w:hAnsi="Arial" w:cs="Arial"/>
            </w:rPr>
          </w:rPrChange>
        </w:rPr>
        <w:t>.1.6</w:t>
      </w:r>
      <w:r w:rsidR="0011683F" w:rsidRPr="00467078">
        <w:rPr>
          <w:rStyle w:val="Heading2Char"/>
          <w:rPrChange w:id="461" w:author="Ryan Essex" w:date="2016-02-26T19:48:00Z">
            <w:rPr>
              <w:rFonts w:ascii="Arial" w:hAnsi="Arial" w:cs="Arial"/>
            </w:rPr>
          </w:rPrChange>
        </w:rPr>
        <w:t>. Common data elements (CDEs):</w:t>
      </w:r>
      <w:r w:rsidR="0011683F" w:rsidRPr="008D6C97">
        <w:t xml:space="preserve"> </w:t>
      </w:r>
      <w:r w:rsidR="0011683F" w:rsidRPr="00467078">
        <w:t>EpiBioS</w:t>
      </w:r>
      <w:r w:rsidR="00B8123B" w:rsidRPr="00467078">
        <w:t>4Rx</w:t>
      </w:r>
      <w:r w:rsidR="009F2BC8" w:rsidRPr="00726A93">
        <w:t xml:space="preserve"> </w:t>
      </w:r>
      <w:r w:rsidR="0011683F" w:rsidRPr="00726A93">
        <w:t>will use the epilepsy</w:t>
      </w:r>
      <w:r w:rsidR="00CC57CF" w:rsidRPr="00726A93">
        <w:t xml:space="preserve"> and TBI </w:t>
      </w:r>
      <w:r w:rsidR="0011683F" w:rsidRPr="00726A93">
        <w:t xml:space="preserve">CDEs </w:t>
      </w:r>
      <w:r w:rsidR="00DB1DD6" w:rsidRPr="00726A93">
        <w:t>designed for precli</w:t>
      </w:r>
      <w:r w:rsidR="00DB1DD6" w:rsidRPr="00726A93">
        <w:t>n</w:t>
      </w:r>
      <w:r w:rsidR="00DB1DD6" w:rsidRPr="00726A93">
        <w:t>ical</w:t>
      </w:r>
      <w:r w:rsidR="00DB1DD6" w:rsidRPr="00682B0E">
        <w:t xml:space="preserve"> (</w:t>
      </w:r>
      <w:r w:rsidR="005F19B1" w:rsidRPr="00FB4FFC">
        <w:fldChar w:fldCharType="begin"/>
      </w:r>
      <w:r w:rsidR="005F19B1" w:rsidRPr="00FB4FFC">
        <w:rPr>
          <w:color w:val="0000FF"/>
        </w:rPr>
        <w:instrText xml:space="preserve"> HYPERLINK "http://www.ninds.nih.gov/research/tbi/index.htm" </w:instrText>
      </w:r>
      <w:r w:rsidR="005F19B1" w:rsidRPr="00FB4FFC">
        <w:fldChar w:fldCharType="separate"/>
      </w:r>
      <w:r w:rsidR="00DB1DD6" w:rsidRPr="00FB4FFC">
        <w:rPr>
          <w:rStyle w:val="Hyperlink"/>
          <w:color w:val="0000FF"/>
        </w:rPr>
        <w:t>http://www.ninds.nih.gov/research/tbi/index.htm</w:t>
      </w:r>
      <w:r w:rsidR="005F19B1" w:rsidRPr="00FB4FFC">
        <w:rPr>
          <w:rStyle w:val="Hyperlink"/>
          <w:color w:val="0000FF"/>
        </w:rPr>
        <w:fldChar w:fldCharType="end"/>
      </w:r>
      <w:r w:rsidR="00DB1DD6" w:rsidRPr="00682B0E">
        <w:t>) and clinical (</w:t>
      </w:r>
      <w:r w:rsidR="005F19B1" w:rsidRPr="00FB4FFC">
        <w:fldChar w:fldCharType="begin"/>
      </w:r>
      <w:r w:rsidR="005F19B1" w:rsidRPr="00FB4FFC">
        <w:rPr>
          <w:color w:val="0000FF"/>
        </w:rPr>
        <w:instrText xml:space="preserve"> HYPERLINK "https://commondataelements.ninds.nih.gov/TBI.aspx" \l "tab=Data_Standards" </w:instrText>
      </w:r>
      <w:r w:rsidR="005F19B1" w:rsidRPr="00FB4FFC">
        <w:fldChar w:fldCharType="separate"/>
      </w:r>
      <w:r w:rsidR="004E5586" w:rsidRPr="00FB4FFC">
        <w:rPr>
          <w:rStyle w:val="Hyperlink"/>
          <w:rFonts w:cs="Arial"/>
          <w:color w:val="0000FF"/>
        </w:rPr>
        <w:t>https://commondataelements.ninds.nih.gov/TBI.aspx - tab=</w:t>
      </w:r>
      <w:proofErr w:type="spellStart"/>
      <w:r w:rsidR="004E5586" w:rsidRPr="00FB4FFC">
        <w:rPr>
          <w:rStyle w:val="Hyperlink"/>
          <w:rFonts w:cs="Arial"/>
          <w:color w:val="0000FF"/>
        </w:rPr>
        <w:t>Data_Standards</w:t>
      </w:r>
      <w:proofErr w:type="spellEnd"/>
      <w:r w:rsidR="005F19B1" w:rsidRPr="00FB4FFC">
        <w:rPr>
          <w:rStyle w:val="Hyperlink"/>
          <w:rFonts w:cs="Arial"/>
          <w:color w:val="0000FF"/>
        </w:rPr>
        <w:fldChar w:fldCharType="end"/>
      </w:r>
      <w:r w:rsidR="00DB1DD6" w:rsidRPr="00682B0E">
        <w:t>) TBI and pre-clinical epileptoge</w:t>
      </w:r>
      <w:r w:rsidR="00DB1DD6" w:rsidRPr="00682B0E">
        <w:t>n</w:t>
      </w:r>
      <w:r w:rsidR="00DB1DD6" w:rsidRPr="00682B0E">
        <w:t xml:space="preserve">esis studies (EPITARGET CDEs </w:t>
      </w:r>
      <w:r w:rsidR="005F19B1" w:rsidRPr="00FB4FFC">
        <w:fldChar w:fldCharType="begin"/>
      </w:r>
      <w:r w:rsidR="005F19B1" w:rsidRPr="00FB4FFC">
        <w:rPr>
          <w:color w:val="0000FF"/>
        </w:rPr>
        <w:instrText xml:space="preserve"> HYPERLINK "http://www.epitarget.eu" </w:instrText>
      </w:r>
      <w:r w:rsidR="005F19B1" w:rsidRPr="00FB4FFC">
        <w:fldChar w:fldCharType="separate"/>
      </w:r>
      <w:r w:rsidR="00DB1DD6" w:rsidRPr="00FB4FFC">
        <w:rPr>
          <w:rStyle w:val="Hyperlink"/>
          <w:rFonts w:cs="Arial"/>
          <w:color w:val="0000FF"/>
        </w:rPr>
        <w:t>http://www.epitarget.eu</w:t>
      </w:r>
      <w:r w:rsidR="005F19B1" w:rsidRPr="00FB4FFC">
        <w:rPr>
          <w:rStyle w:val="Hyperlink"/>
          <w:rFonts w:cs="Arial"/>
          <w:color w:val="0000FF"/>
        </w:rPr>
        <w:fldChar w:fldCharType="end"/>
      </w:r>
      <w:r w:rsidR="00DB1DD6" w:rsidRPr="00682B0E">
        <w:t>) will be utilized to harmonize the methodologies between 3 preclinical study sites and between pre-clinical and clinical studies.</w:t>
      </w:r>
      <w:r w:rsidR="00DB1DD6" w:rsidRPr="00DB1DD6">
        <w:rPr>
          <w:color w:val="0000FF"/>
        </w:rPr>
        <w:t xml:space="preserve"> </w:t>
      </w:r>
      <w:r w:rsidR="0011683F" w:rsidRPr="008D6C97">
        <w:t xml:space="preserve">A joint AES/ILAE Task Force is also developing CDEs for animal </w:t>
      </w:r>
      <w:proofErr w:type="gramStart"/>
      <w:r w:rsidR="0011683F" w:rsidRPr="008D6C97">
        <w:t>studies which</w:t>
      </w:r>
      <w:proofErr w:type="gramEnd"/>
      <w:r w:rsidR="0011683F" w:rsidRPr="008D6C97">
        <w:t xml:space="preserve"> might be appropriate for future studies.</w:t>
      </w:r>
      <w:r w:rsidR="00AE30C3" w:rsidRPr="008D6C97">
        <w:t xml:space="preserve"> </w:t>
      </w:r>
      <w:r w:rsidR="00866627">
        <w:t xml:space="preserve">We will </w:t>
      </w:r>
      <w:r w:rsidR="00DB1DD6">
        <w:t>prepare</w:t>
      </w:r>
      <w:r w:rsidR="005A0CCF">
        <w:t xml:space="preserve"> tailor-made EpiBioS</w:t>
      </w:r>
      <w:r w:rsidR="00B953E7">
        <w:t>4Rx</w:t>
      </w:r>
      <w:r w:rsidR="00866627">
        <w:t xml:space="preserve"> CDEs for animal studies, which will</w:t>
      </w:r>
      <w:r w:rsidR="005A0CCF">
        <w:t xml:space="preserve"> be available on the EpiBioS</w:t>
      </w:r>
      <w:r w:rsidR="00B953E7">
        <w:t>4Rx</w:t>
      </w:r>
      <w:r w:rsidR="005A0CCF">
        <w:t xml:space="preserve"> website</w:t>
      </w:r>
      <w:r w:rsidR="00866627">
        <w:t xml:space="preserve"> to harmonize the methodologies between the four preclinical sites (Kuopio, Melbourne, </w:t>
      </w:r>
      <w:r w:rsidR="0063121D">
        <w:t>UCLA</w:t>
      </w:r>
      <w:r w:rsidR="00866627">
        <w:t xml:space="preserve">, </w:t>
      </w:r>
      <w:r w:rsidR="005A0CCF">
        <w:t xml:space="preserve">and </w:t>
      </w:r>
      <w:r w:rsidR="00866627">
        <w:t>Einstein) and the clinical studies</w:t>
      </w:r>
      <w:r w:rsidR="00AE30C3" w:rsidRPr="008D6C97">
        <w:t>.</w:t>
      </w:r>
    </w:p>
    <w:p w14:paraId="6BE79860" w14:textId="190F1E3A" w:rsidR="0011683F" w:rsidRPr="00B20C27" w:rsidRDefault="0011683F">
      <w:pPr>
        <w:pStyle w:val="NoSpacing"/>
        <w:spacing w:afterLines="35" w:after="84"/>
        <w:rPr>
          <w:b/>
        </w:rPr>
        <w:pPrChange w:id="462" w:author="Ryan Essex" w:date="2016-02-26T19:50:00Z">
          <w:pPr/>
        </w:pPrChange>
      </w:pPr>
    </w:p>
    <w:p w14:paraId="7316CA00" w14:textId="01F33EE2" w:rsidR="001D6377" w:rsidRPr="008D6C97" w:rsidRDefault="00F64443">
      <w:pPr>
        <w:pStyle w:val="NoSpacing"/>
        <w:spacing w:afterLines="35" w:after="84"/>
        <w:pPrChange w:id="463" w:author="Ryan Essex" w:date="2016-02-26T19:47:00Z">
          <w:pPr/>
        </w:pPrChange>
      </w:pPr>
      <w:del w:id="464" w:author="Ryan Essex" w:date="2016-02-29T10:13:00Z">
        <w:r w:rsidRPr="00467078" w:rsidDel="00B65C8B">
          <w:rPr>
            <w:rStyle w:val="Heading2Char"/>
            <w:rPrChange w:id="465" w:author="Ryan Essex" w:date="2016-02-26T19:49:00Z">
              <w:rPr/>
            </w:rPrChange>
          </w:rPr>
          <w:delText>B</w:delText>
        </w:r>
      </w:del>
      <w:r w:rsidR="00F95C8D" w:rsidRPr="00467078">
        <w:rPr>
          <w:rStyle w:val="Heading2Char"/>
          <w:rPrChange w:id="466" w:author="Ryan Essex" w:date="2016-02-26T19:49:00Z">
            <w:rPr/>
          </w:rPrChange>
        </w:rPr>
        <w:t>3</w:t>
      </w:r>
      <w:r w:rsidR="003E1722" w:rsidRPr="00467078">
        <w:rPr>
          <w:rStyle w:val="Heading2Char"/>
          <w:rPrChange w:id="467" w:author="Ryan Essex" w:date="2016-02-26T19:49:00Z">
            <w:rPr/>
          </w:rPrChange>
        </w:rPr>
        <w:t>.1.7</w:t>
      </w:r>
      <w:r w:rsidR="0011683F" w:rsidRPr="00467078">
        <w:rPr>
          <w:rStyle w:val="Heading2Char"/>
          <w:rPrChange w:id="468" w:author="Ryan Essex" w:date="2016-02-26T19:49:00Z">
            <w:rPr/>
          </w:rPrChange>
        </w:rPr>
        <w:t>. Charter and publication policy:</w:t>
      </w:r>
      <w:r w:rsidR="0011683F" w:rsidRPr="008D6C97">
        <w:t xml:space="preserve"> </w:t>
      </w:r>
      <w:r w:rsidR="0011683F" w:rsidRPr="008D6C97">
        <w:rPr>
          <w:b/>
        </w:rPr>
        <w:t>An EpiBioS</w:t>
      </w:r>
      <w:r w:rsidR="00745A59">
        <w:rPr>
          <w:b/>
        </w:rPr>
        <w:t>4</w:t>
      </w:r>
      <w:r w:rsidR="00B8123B">
        <w:rPr>
          <w:b/>
        </w:rPr>
        <w:t>Rx</w:t>
      </w:r>
      <w:r w:rsidR="0011683F" w:rsidRPr="008D6C97">
        <w:rPr>
          <w:b/>
        </w:rPr>
        <w:t xml:space="preserve"> Charter and </w:t>
      </w:r>
      <w:r w:rsidR="00745A59">
        <w:rPr>
          <w:b/>
        </w:rPr>
        <w:t xml:space="preserve">a </w:t>
      </w:r>
      <w:r w:rsidR="0011683F" w:rsidRPr="008D6C97">
        <w:rPr>
          <w:b/>
        </w:rPr>
        <w:t>Publication Policy have been developed and are described</w:t>
      </w:r>
      <w:r w:rsidR="00187232" w:rsidRPr="008D6C97">
        <w:rPr>
          <w:b/>
        </w:rPr>
        <w:t xml:space="preserve"> in the Administrative Core</w:t>
      </w:r>
      <w:r w:rsidR="0011683F" w:rsidRPr="008D6C97">
        <w:t xml:space="preserve">. This CWOW will be an open shared resource with co-investigators </w:t>
      </w:r>
      <w:r w:rsidR="00967349" w:rsidRPr="008D6C97">
        <w:t xml:space="preserve">and consultants </w:t>
      </w:r>
      <w:r w:rsidR="0011683F" w:rsidRPr="008D6C97">
        <w:t xml:space="preserve">who will receive funding to carry out proposed focused research and </w:t>
      </w:r>
      <w:r w:rsidR="00967349" w:rsidRPr="008D6C97">
        <w:t xml:space="preserve">unfunded </w:t>
      </w:r>
      <w:r w:rsidR="0011683F" w:rsidRPr="008D6C97">
        <w:t>consultants who will be members of EpiBioS</w:t>
      </w:r>
      <w:r w:rsidR="00B8123B">
        <w:t>4Rx</w:t>
      </w:r>
      <w:r w:rsidR="0011683F" w:rsidRPr="008D6C97">
        <w:t>, contribute advice and data, and have full access to the EpiBioS</w:t>
      </w:r>
      <w:r w:rsidR="000D7726">
        <w:t>4Rx</w:t>
      </w:r>
      <w:r w:rsidR="00745A59">
        <w:t xml:space="preserve"> </w:t>
      </w:r>
      <w:r w:rsidR="0011683F" w:rsidRPr="008D6C97">
        <w:t>informatics tools and resources, patient protocols, database, and biobank for their own inve</w:t>
      </w:r>
      <w:r w:rsidR="0011683F" w:rsidRPr="008D6C97">
        <w:t>s</w:t>
      </w:r>
      <w:r w:rsidR="0011683F" w:rsidRPr="008D6C97">
        <w:t>tigations. We anticipate that EpiBioS</w:t>
      </w:r>
      <w:r w:rsidR="00745A59">
        <w:t>4</w:t>
      </w:r>
      <w:r w:rsidR="00B8123B">
        <w:t>Rx</w:t>
      </w:r>
      <w:r w:rsidR="0011683F" w:rsidRPr="008D6C97">
        <w:t xml:space="preserve"> members will use these opportunities to pursue related research, publish papers, and seek additional funding through supplements, R01</w:t>
      </w:r>
      <w:r w:rsidR="00745A59">
        <w:t>s</w:t>
      </w:r>
      <w:r w:rsidR="000D7726">
        <w:t>,</w:t>
      </w:r>
      <w:r w:rsidR="0011683F" w:rsidRPr="008D6C97">
        <w:t xml:space="preserve"> and other granting mechanisms. These activities are intended to greatly amplify the productivity of EpiBioS</w:t>
      </w:r>
      <w:r w:rsidR="00745A59">
        <w:t>4</w:t>
      </w:r>
      <w:r w:rsidR="00B8123B">
        <w:t>Rx</w:t>
      </w:r>
      <w:r w:rsidR="0011683F" w:rsidRPr="008D6C97">
        <w:t xml:space="preserve"> as governed by the Charter and Publication Policy.</w:t>
      </w:r>
    </w:p>
    <w:p w14:paraId="01C35CDD" w14:textId="3F99AAF1" w:rsidR="00967349" w:rsidRPr="008D6C97" w:rsidDel="00726A93" w:rsidRDefault="00967349">
      <w:pPr>
        <w:pStyle w:val="NoSpacing"/>
        <w:spacing w:afterLines="35" w:after="84"/>
        <w:rPr>
          <w:del w:id="469" w:author="Ryan Essex" w:date="2016-02-26T19:50:00Z"/>
        </w:rPr>
        <w:pPrChange w:id="470" w:author="Ryan Essex" w:date="2016-02-26T19:50:00Z">
          <w:pPr>
            <w:tabs>
              <w:tab w:val="left" w:pos="360"/>
            </w:tabs>
          </w:pPr>
        </w:pPrChange>
      </w:pPr>
    </w:p>
    <w:p w14:paraId="3BD05FEB" w14:textId="73C47B2B" w:rsidR="001D6377" w:rsidRPr="008D6C97" w:rsidRDefault="00F95C8D">
      <w:pPr>
        <w:pStyle w:val="NoSpacing"/>
        <w:spacing w:afterLines="35" w:after="84"/>
        <w:pPrChange w:id="471" w:author="Ryan Essex" w:date="2016-02-26T19:47:00Z">
          <w:pPr>
            <w:tabs>
              <w:tab w:val="left" w:pos="360"/>
            </w:tabs>
          </w:pPr>
        </w:pPrChange>
      </w:pPr>
      <w:del w:id="472" w:author="Ryan Essex" w:date="2016-02-29T10:13:00Z">
        <w:r w:rsidRPr="00467078" w:rsidDel="00B65C8B">
          <w:rPr>
            <w:rStyle w:val="Heading2Char"/>
            <w:rPrChange w:id="473" w:author="Ryan Essex" w:date="2016-02-26T19:47:00Z">
              <w:rPr/>
            </w:rPrChange>
          </w:rPr>
          <w:delText>B</w:delText>
        </w:r>
      </w:del>
      <w:r w:rsidRPr="00467078">
        <w:rPr>
          <w:rStyle w:val="Heading2Char"/>
          <w:rPrChange w:id="474" w:author="Ryan Essex" w:date="2016-02-26T19:47:00Z">
            <w:rPr/>
          </w:rPrChange>
        </w:rPr>
        <w:t>3</w:t>
      </w:r>
      <w:r w:rsidR="003E1722" w:rsidRPr="00467078">
        <w:rPr>
          <w:rStyle w:val="Heading2Char"/>
          <w:rPrChange w:id="475" w:author="Ryan Essex" w:date="2016-02-26T19:47:00Z">
            <w:rPr/>
          </w:rPrChange>
        </w:rPr>
        <w:t>.1.</w:t>
      </w:r>
      <w:r w:rsidR="00414C52" w:rsidRPr="00467078">
        <w:rPr>
          <w:rStyle w:val="Heading2Char"/>
          <w:rPrChange w:id="476" w:author="Ryan Essex" w:date="2016-02-26T19:47:00Z">
            <w:rPr/>
          </w:rPrChange>
        </w:rPr>
        <w:t>8</w:t>
      </w:r>
      <w:r w:rsidR="000D7726" w:rsidRPr="00467078">
        <w:rPr>
          <w:rStyle w:val="Heading2Char"/>
          <w:rPrChange w:id="477" w:author="Ryan Essex" w:date="2016-02-26T19:47:00Z">
            <w:rPr/>
          </w:rPrChange>
        </w:rPr>
        <w:t>. Public Engagement</w:t>
      </w:r>
      <w:r w:rsidR="000D7726">
        <w:t>: C</w:t>
      </w:r>
      <w:r w:rsidR="001D6377" w:rsidRPr="008D6C97">
        <w:t>onsiderable effort has been focused on establishing a coalition of epilepsy and TBI consumer groups and soliciting their participation in realizing effective clinical trials, as described in the Public Engagement Core.</w:t>
      </w:r>
    </w:p>
    <w:p w14:paraId="49FFE21C" w14:textId="14000FB2" w:rsidR="001D6377" w:rsidRPr="008D6C97" w:rsidDel="00726A93" w:rsidRDefault="001D6377">
      <w:pPr>
        <w:pStyle w:val="NoSpacing"/>
        <w:spacing w:afterLines="35" w:after="84"/>
        <w:rPr>
          <w:del w:id="478" w:author="Ryan Essex" w:date="2016-02-26T19:50:00Z"/>
        </w:rPr>
        <w:pPrChange w:id="479" w:author="Ryan Essex" w:date="2016-02-26T19:47:00Z">
          <w:pPr>
            <w:tabs>
              <w:tab w:val="left" w:pos="360"/>
            </w:tabs>
          </w:pPr>
        </w:pPrChange>
      </w:pPr>
    </w:p>
    <w:p w14:paraId="0C1522E7" w14:textId="53B60E3E" w:rsidR="0011683F" w:rsidRPr="008D6C97" w:rsidRDefault="00F95C8D">
      <w:pPr>
        <w:pStyle w:val="Heading2"/>
        <w:spacing w:afterLines="35" w:after="84"/>
        <w:pPrChange w:id="480" w:author="Ryan Essex" w:date="2016-02-26T19:47:00Z">
          <w:pPr/>
        </w:pPrChange>
      </w:pPr>
      <w:del w:id="481" w:author="Ryan Essex" w:date="2016-02-29T10:14:00Z">
        <w:r w:rsidDel="00B65C8B">
          <w:delText>B</w:delText>
        </w:r>
      </w:del>
      <w:r>
        <w:t>3</w:t>
      </w:r>
      <w:r w:rsidR="0011683F" w:rsidRPr="008D6C97">
        <w:t>.2. EpiBioS</w:t>
      </w:r>
      <w:r w:rsidR="000D7726">
        <w:t>4Rx</w:t>
      </w:r>
      <w:r w:rsidR="0011683F" w:rsidRPr="008D6C97">
        <w:t xml:space="preserve"> organization: </w:t>
      </w:r>
    </w:p>
    <w:p w14:paraId="21E8A746" w14:textId="6166CB7F" w:rsidR="0011683F" w:rsidRPr="008D6C97" w:rsidDel="00726A93" w:rsidRDefault="0011683F">
      <w:pPr>
        <w:pStyle w:val="NoSpacing"/>
        <w:spacing w:afterLines="35" w:after="84"/>
        <w:rPr>
          <w:del w:id="482" w:author="Ryan Essex" w:date="2016-02-26T19:50:00Z"/>
        </w:rPr>
        <w:pPrChange w:id="483" w:author="Ryan Essex" w:date="2016-02-26T19:47:00Z">
          <w:pPr/>
        </w:pPrChange>
      </w:pPr>
    </w:p>
    <w:p w14:paraId="7565FA79" w14:textId="3BFCE9D7" w:rsidR="0011683F" w:rsidRPr="008D6C97" w:rsidRDefault="0011683F">
      <w:pPr>
        <w:pStyle w:val="NoSpacing"/>
        <w:spacing w:afterLines="35" w:after="84"/>
        <w:pPrChange w:id="484" w:author="Ryan Essex" w:date="2016-02-26T19:47:00Z">
          <w:pPr/>
        </w:pPrChange>
      </w:pPr>
      <w:r w:rsidRPr="008D6C97">
        <w:rPr>
          <w:b/>
        </w:rPr>
        <w:t>EpiBioS</w:t>
      </w:r>
      <w:r w:rsidR="000D7726">
        <w:rPr>
          <w:b/>
        </w:rPr>
        <w:t>4Rx</w:t>
      </w:r>
      <w:r w:rsidRPr="008D6C97">
        <w:rPr>
          <w:b/>
        </w:rPr>
        <w:t xml:space="preserve"> is a federated consortium of international research centers organized into an </w:t>
      </w:r>
      <w:r w:rsidR="00FD3740" w:rsidRPr="008D6C97">
        <w:rPr>
          <w:b/>
        </w:rPr>
        <w:t>Administr</w:t>
      </w:r>
      <w:r w:rsidR="00FD3740" w:rsidRPr="008D6C97">
        <w:rPr>
          <w:b/>
        </w:rPr>
        <w:t>a</w:t>
      </w:r>
      <w:r w:rsidR="00FD3740" w:rsidRPr="008D6C97">
        <w:rPr>
          <w:b/>
        </w:rPr>
        <w:t>tive</w:t>
      </w:r>
      <w:r w:rsidRPr="008D6C97">
        <w:rPr>
          <w:b/>
        </w:rPr>
        <w:t xml:space="preserve"> Core for logist</w:t>
      </w:r>
      <w:r w:rsidR="008062DF">
        <w:rPr>
          <w:b/>
        </w:rPr>
        <w:t xml:space="preserve">ical support, </w:t>
      </w:r>
      <w:r w:rsidR="00745A59">
        <w:rPr>
          <w:b/>
        </w:rPr>
        <w:t>an Informatics</w:t>
      </w:r>
      <w:r w:rsidRPr="008D6C97">
        <w:rPr>
          <w:b/>
        </w:rPr>
        <w:t xml:space="preserve"> </w:t>
      </w:r>
      <w:r w:rsidR="000D7726">
        <w:rPr>
          <w:b/>
        </w:rPr>
        <w:t xml:space="preserve">and </w:t>
      </w:r>
      <w:r w:rsidRPr="008D6C97">
        <w:rPr>
          <w:b/>
        </w:rPr>
        <w:t>Ana</w:t>
      </w:r>
      <w:r w:rsidR="00FD3740" w:rsidRPr="008D6C97">
        <w:rPr>
          <w:b/>
        </w:rPr>
        <w:t>lytic</w:t>
      </w:r>
      <w:r w:rsidR="008062DF">
        <w:rPr>
          <w:b/>
        </w:rPr>
        <w:t>s</w:t>
      </w:r>
      <w:r w:rsidR="00FD3740" w:rsidRPr="008D6C97">
        <w:rPr>
          <w:b/>
        </w:rPr>
        <w:t xml:space="preserve"> Core</w:t>
      </w:r>
      <w:r w:rsidR="006131E6">
        <w:rPr>
          <w:b/>
        </w:rPr>
        <w:t xml:space="preserve"> (IAC)</w:t>
      </w:r>
      <w:r w:rsidR="00FD3740" w:rsidRPr="008D6C97">
        <w:rPr>
          <w:b/>
        </w:rPr>
        <w:t xml:space="preserve"> for analytic support</w:t>
      </w:r>
      <w:r w:rsidRPr="008D6C97">
        <w:rPr>
          <w:b/>
        </w:rPr>
        <w:t xml:space="preserve">, </w:t>
      </w:r>
      <w:r w:rsidR="00C67A9E">
        <w:rPr>
          <w:b/>
        </w:rPr>
        <w:t>which will house a shared data</w:t>
      </w:r>
      <w:r w:rsidR="00745A59">
        <w:rPr>
          <w:b/>
        </w:rPr>
        <w:t xml:space="preserve">base and biobank, </w:t>
      </w:r>
      <w:r w:rsidRPr="008D6C97">
        <w:rPr>
          <w:b/>
        </w:rPr>
        <w:t>a Public Engagement Core for patients and their families, and 3 focused complementary Research Projects. Collaboration with extramural research and advocacy organizations is integral to EpiBioS</w:t>
      </w:r>
      <w:r w:rsidR="000D7726">
        <w:rPr>
          <w:b/>
        </w:rPr>
        <w:t>4Rx</w:t>
      </w:r>
      <w:r w:rsidRPr="008D6C97">
        <w:rPr>
          <w:b/>
        </w:rPr>
        <w:t xml:space="preserve"> goals and objectives.</w:t>
      </w:r>
      <w:r w:rsidR="00946A6E" w:rsidRPr="008D6C97">
        <w:rPr>
          <w:b/>
        </w:rPr>
        <w:t xml:space="preserve"> (Fig</w:t>
      </w:r>
      <w:r w:rsidR="006D34D8">
        <w:rPr>
          <w:b/>
        </w:rPr>
        <w:t>ure</w:t>
      </w:r>
      <w:r w:rsidR="00946A6E" w:rsidRPr="008D6C97">
        <w:rPr>
          <w:b/>
        </w:rPr>
        <w:t xml:space="preserve"> </w:t>
      </w:r>
      <w:r w:rsidR="006A7BAD">
        <w:rPr>
          <w:b/>
        </w:rPr>
        <w:t>3</w:t>
      </w:r>
      <w:r w:rsidR="00946A6E" w:rsidRPr="008D6C97">
        <w:rPr>
          <w:b/>
        </w:rPr>
        <w:t>)</w:t>
      </w:r>
      <w:r w:rsidR="00702749" w:rsidRPr="008D6C97">
        <w:rPr>
          <w:b/>
        </w:rPr>
        <w:t xml:space="preserve"> </w:t>
      </w:r>
    </w:p>
    <w:p w14:paraId="29FFF271" w14:textId="4FE56BB3" w:rsidR="00BB0E12" w:rsidRPr="00BA080D" w:rsidDel="00FD2878" w:rsidRDefault="00574DFE">
      <w:pPr>
        <w:pStyle w:val="NoSpacing"/>
        <w:spacing w:afterLines="35" w:after="84"/>
        <w:rPr>
          <w:del w:id="485" w:author="Ryan Essex" w:date="2016-02-26T20:02:00Z"/>
        </w:rPr>
        <w:pPrChange w:id="486" w:author="Ryan Essex" w:date="2016-02-26T19:47:00Z">
          <w:pPr/>
        </w:pPrChange>
      </w:pPr>
      <w:r w:rsidRPr="00702749">
        <w:rPr>
          <w:noProof/>
        </w:rPr>
        <mc:AlternateContent>
          <mc:Choice Requires="wps">
            <w:drawing>
              <wp:anchor distT="45720" distB="45720" distL="114300" distR="114300" simplePos="0" relativeHeight="251631616" behindDoc="0" locked="0" layoutInCell="1" allowOverlap="1" wp14:anchorId="7146B462" wp14:editId="726C76E0">
                <wp:simplePos x="0" y="0"/>
                <wp:positionH relativeFrom="column">
                  <wp:posOffset>0</wp:posOffset>
                </wp:positionH>
                <wp:positionV relativeFrom="paragraph">
                  <wp:posOffset>110490</wp:posOffset>
                </wp:positionV>
                <wp:extent cx="2752725" cy="3114675"/>
                <wp:effectExtent l="0" t="0" r="9525" b="9525"/>
                <wp:wrapTight wrapText="bothSides">
                  <wp:wrapPolygon edited="0">
                    <wp:start x="0" y="0"/>
                    <wp:lineTo x="0" y="21534"/>
                    <wp:lineTo x="21525" y="21534"/>
                    <wp:lineTo x="21525"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3114675"/>
                        </a:xfrm>
                        <a:prstGeom prst="rect">
                          <a:avLst/>
                        </a:prstGeom>
                        <a:solidFill>
                          <a:srgbClr val="FFFFFF"/>
                        </a:solidFill>
                        <a:ln w="9525">
                          <a:noFill/>
                          <a:miter lim="800000"/>
                          <a:headEnd/>
                          <a:tailEnd/>
                        </a:ln>
                      </wps:spPr>
                      <wps:txbx>
                        <w:txbxContent>
                          <w:p w14:paraId="357CE84B" w14:textId="453E89BC" w:rsidR="000C3215" w:rsidRDefault="000C3215">
                            <w:r>
                              <w:rPr>
                                <w:noProof/>
                              </w:rPr>
                              <w:drawing>
                                <wp:inline distT="0" distB="0" distL="0" distR="0" wp14:anchorId="63759F70" wp14:editId="31608C46">
                                  <wp:extent cx="2273935" cy="2630729"/>
                                  <wp:effectExtent l="0" t="0" r="1206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Figure 2 modified.png"/>
                                          <pic:cNvPicPr/>
                                        </pic:nvPicPr>
                                        <pic:blipFill>
                                          <a:blip r:embed="rId14">
                                            <a:extLst>
                                              <a:ext uri="{28A0092B-C50C-407E-A947-70E740481C1C}">
                                                <a14:useLocalDpi xmlns:a14="http://schemas.microsoft.com/office/drawing/2010/main" val="0"/>
                                              </a:ext>
                                            </a:extLst>
                                          </a:blip>
                                          <a:stretch>
                                            <a:fillRect/>
                                          </a:stretch>
                                        </pic:blipFill>
                                        <pic:spPr>
                                          <a:xfrm>
                                            <a:off x="0" y="0"/>
                                            <a:ext cx="2273935" cy="2630729"/>
                                          </a:xfrm>
                                          <a:prstGeom prst="rect">
                                            <a:avLst/>
                                          </a:prstGeom>
                                        </pic:spPr>
                                      </pic:pic>
                                    </a:graphicData>
                                  </a:graphic>
                                </wp:inline>
                              </w:drawing>
                            </w:r>
                          </w:p>
                          <w:p w14:paraId="50D4DAD4" w14:textId="2E421C57" w:rsidR="000C3215" w:rsidRPr="00E741E3" w:rsidRDefault="000C3215">
                            <w:pPr>
                              <w:rPr>
                                <w:rFonts w:ascii="Arial" w:hAnsi="Arial" w:cs="Arial"/>
                                <w:sz w:val="18"/>
                                <w:szCs w:val="18"/>
                              </w:rPr>
                            </w:pPr>
                            <w:r w:rsidRPr="00156200">
                              <w:rPr>
                                <w:rFonts w:ascii="Arial" w:hAnsi="Arial" w:cs="Arial"/>
                                <w:b/>
                                <w:sz w:val="28"/>
                                <w:szCs w:val="28"/>
                              </w:rPr>
                              <w:br/>
                            </w:r>
                            <w:r>
                              <w:rPr>
                                <w:rFonts w:ascii="Arial" w:hAnsi="Arial" w:cs="Arial"/>
                                <w:b/>
                                <w:sz w:val="18"/>
                                <w:szCs w:val="18"/>
                              </w:rPr>
                              <w:t xml:space="preserve">Figure 3. </w:t>
                            </w:r>
                            <w:r>
                              <w:rPr>
                                <w:rFonts w:ascii="Arial" w:hAnsi="Arial" w:cs="Arial"/>
                                <w:sz w:val="18"/>
                                <w:szCs w:val="18"/>
                              </w:rPr>
                              <w:t>Organizational structure of EpiBioS4Rx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8.7pt;width:216.75pt;height:245.2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" stroked="f">
                <v:textbox>
                  <w:txbxContent>
                    <w:p w14:paraId="357CE84B" w14:textId="453E89BC" w:rsidR="000C3215" w:rsidRDefault="000C3215">
                      <w:r>
                        <w:rPr>
                          <w:noProof/>
                        </w:rPr>
                        <w:drawing>
                          <wp:inline distT="0" distB="0" distL="0" distR="0" wp14:anchorId="63759F70" wp14:editId="31608C46">
                            <wp:extent cx="2273935" cy="2630729"/>
                            <wp:effectExtent l="0" t="0" r="1206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 Figure 2 modified.png"/>
                                    <pic:cNvPicPr/>
                                  </pic:nvPicPr>
                                  <pic:blipFill>
                                    <a:blip r:embed="rId14">
                                      <a:extLst>
                                        <a:ext uri="{28A0092B-C50C-407E-A947-70E740481C1C}">
                                          <a14:useLocalDpi xmlns:a14="http://schemas.microsoft.com/office/drawing/2010/main" val="0"/>
                                        </a:ext>
                                      </a:extLst>
                                    </a:blip>
                                    <a:stretch>
                                      <a:fillRect/>
                                    </a:stretch>
                                  </pic:blipFill>
                                  <pic:spPr>
                                    <a:xfrm>
                                      <a:off x="0" y="0"/>
                                      <a:ext cx="2273935" cy="2630729"/>
                                    </a:xfrm>
                                    <a:prstGeom prst="rect">
                                      <a:avLst/>
                                    </a:prstGeom>
                                  </pic:spPr>
                                </pic:pic>
                              </a:graphicData>
                            </a:graphic>
                          </wp:inline>
                        </w:drawing>
                      </w:r>
                    </w:p>
                    <w:p w14:paraId="50D4DAD4" w14:textId="2E421C57" w:rsidR="000C3215" w:rsidRPr="00E741E3" w:rsidRDefault="000C3215">
                      <w:pPr>
                        <w:rPr>
                          <w:rFonts w:ascii="Arial" w:hAnsi="Arial" w:cs="Arial"/>
                          <w:sz w:val="18"/>
                          <w:szCs w:val="18"/>
                        </w:rPr>
                      </w:pPr>
                      <w:r w:rsidRPr="00156200">
                        <w:rPr>
                          <w:rFonts w:ascii="Arial" w:hAnsi="Arial" w:cs="Arial"/>
                          <w:b/>
                          <w:sz w:val="28"/>
                          <w:szCs w:val="28"/>
                        </w:rPr>
                        <w:br/>
                      </w:r>
                      <w:r>
                        <w:rPr>
                          <w:rFonts w:ascii="Arial" w:hAnsi="Arial" w:cs="Arial"/>
                          <w:b/>
                          <w:sz w:val="18"/>
                          <w:szCs w:val="18"/>
                        </w:rPr>
                        <w:t xml:space="preserve">Figure 3. </w:t>
                      </w:r>
                      <w:r>
                        <w:rPr>
                          <w:rFonts w:ascii="Arial" w:hAnsi="Arial" w:cs="Arial"/>
                          <w:sz w:val="18"/>
                          <w:szCs w:val="18"/>
                        </w:rPr>
                        <w:t>Organizational structure of EpiBioS4Rx</w:t>
                      </w:r>
                    </w:p>
                  </w:txbxContent>
                </v:textbox>
                <w10:wrap type="tight"/>
              </v:shape>
            </w:pict>
          </mc:Fallback>
        </mc:AlternateContent>
      </w:r>
    </w:p>
    <w:p w14:paraId="5A0C0A54" w14:textId="630D52EA" w:rsidR="00EC5C40" w:rsidRDefault="0011683F">
      <w:pPr>
        <w:pStyle w:val="NoSpacing"/>
        <w:spacing w:afterLines="35" w:after="84"/>
        <w:pPrChange w:id="487" w:author="Ryan Essex" w:date="2016-02-26T19:47:00Z">
          <w:pPr>
            <w:tabs>
              <w:tab w:val="left" w:pos="360"/>
            </w:tabs>
          </w:pPr>
        </w:pPrChange>
      </w:pPr>
      <w:del w:id="488" w:author="Ryan Essex" w:date="2016-02-29T10:14:00Z">
        <w:r w:rsidRPr="00467078" w:rsidDel="00B65C8B">
          <w:rPr>
            <w:rStyle w:val="Heading2Char"/>
            <w:rPrChange w:id="489" w:author="Ryan Essex" w:date="2016-02-26T19:47:00Z">
              <w:rPr/>
            </w:rPrChange>
          </w:rPr>
          <w:delText>B</w:delText>
        </w:r>
      </w:del>
      <w:r w:rsidR="00A747F1">
        <w:rPr>
          <w:rStyle w:val="Heading2Char"/>
        </w:rPr>
        <w:t>3</w:t>
      </w:r>
      <w:r w:rsidRPr="00467078">
        <w:rPr>
          <w:rStyle w:val="Heading2Char"/>
          <w:rPrChange w:id="490" w:author="Ryan Essex" w:date="2016-02-26T19:47:00Z">
            <w:rPr/>
          </w:rPrChange>
        </w:rPr>
        <w:t xml:space="preserve">.2.1. </w:t>
      </w:r>
      <w:r w:rsidR="00FD3740" w:rsidRPr="00467078">
        <w:rPr>
          <w:rStyle w:val="Heading2Char"/>
          <w:rPrChange w:id="491" w:author="Ryan Essex" w:date="2016-02-26T19:47:00Z">
            <w:rPr/>
          </w:rPrChange>
        </w:rPr>
        <w:t>Administrative</w:t>
      </w:r>
      <w:r w:rsidRPr="00467078">
        <w:rPr>
          <w:rStyle w:val="Heading2Char"/>
          <w:rPrChange w:id="492" w:author="Ryan Essex" w:date="2016-02-26T19:47:00Z">
            <w:rPr/>
          </w:rPrChange>
        </w:rPr>
        <w:t xml:space="preserve"> Core</w:t>
      </w:r>
      <w:r w:rsidR="00C20A69" w:rsidRPr="00467078">
        <w:rPr>
          <w:rStyle w:val="Heading2Char"/>
          <w:rPrChange w:id="493" w:author="Ryan Essex" w:date="2016-02-26T19:47:00Z">
            <w:rPr/>
          </w:rPrChange>
        </w:rPr>
        <w:t xml:space="preserve"> (Engel</w:t>
      </w:r>
      <w:r w:rsidR="003E1722" w:rsidRPr="00467078">
        <w:rPr>
          <w:rStyle w:val="Heading2Char"/>
          <w:rPrChange w:id="494" w:author="Ryan Essex" w:date="2016-02-26T19:47:00Z">
            <w:rPr/>
          </w:rPrChange>
        </w:rPr>
        <w:t>/Toga</w:t>
      </w:r>
      <w:r w:rsidR="00C20A69" w:rsidRPr="00467078">
        <w:rPr>
          <w:rStyle w:val="Heading2Char"/>
          <w:rPrChange w:id="495" w:author="Ryan Essex" w:date="2016-02-26T19:47:00Z">
            <w:rPr/>
          </w:rPrChange>
        </w:rPr>
        <w:t>)</w:t>
      </w:r>
      <w:r w:rsidRPr="00467078">
        <w:rPr>
          <w:rStyle w:val="Heading2Char"/>
          <w:rPrChange w:id="496" w:author="Ryan Essex" w:date="2016-02-26T19:47:00Z">
            <w:rPr/>
          </w:rPrChange>
        </w:rPr>
        <w:t>:</w:t>
      </w:r>
      <w:r w:rsidRPr="00BA080D">
        <w:t xml:space="preserve"> The EpiBioS</w:t>
      </w:r>
      <w:r w:rsidR="00745A59">
        <w:t>4</w:t>
      </w:r>
      <w:r w:rsidR="00B8123B">
        <w:t>Rx</w:t>
      </w:r>
      <w:r w:rsidRPr="00BA080D">
        <w:t xml:space="preserve"> </w:t>
      </w:r>
      <w:r w:rsidR="00FD3740" w:rsidRPr="00BA080D">
        <w:t>Administrative</w:t>
      </w:r>
      <w:r w:rsidRPr="00BA080D">
        <w:t xml:space="preserve"> Core will provide leadership and expertise regarding the Center’s charter, universal protocols, regulatory provisions, and plans for a </w:t>
      </w:r>
      <w:proofErr w:type="gramStart"/>
      <w:r w:rsidRPr="00BA080D">
        <w:t>data sharing</w:t>
      </w:r>
      <w:proofErr w:type="gramEnd"/>
      <w:r w:rsidRPr="00BA080D">
        <w:t xml:space="preserve"> program. It will facilitate collaboration within and between the Center’s Cores and R</w:t>
      </w:r>
      <w:r w:rsidRPr="00BA080D">
        <w:t>e</w:t>
      </w:r>
      <w:r w:rsidRPr="00BA080D">
        <w:t>search Projects, promote the career development of trainees and young investigators, coordinate collaboration with other NINDS- and non-NINDS-funded programs, stimulate and evaluate new collaborative research beyond the current EpiB</w:t>
      </w:r>
      <w:r w:rsidRPr="00BA080D">
        <w:t>i</w:t>
      </w:r>
      <w:r w:rsidRPr="00BA080D">
        <w:t>oS</w:t>
      </w:r>
      <w:r w:rsidR="00AC6F83">
        <w:t>4Rx</w:t>
      </w:r>
      <w:r w:rsidRPr="00BA080D">
        <w:t xml:space="preserve"> proposal, and support activities </w:t>
      </w:r>
      <w:r w:rsidR="000D7726">
        <w:t>of the Public Engag</w:t>
      </w:r>
      <w:r w:rsidR="000D7726">
        <w:t>e</w:t>
      </w:r>
      <w:r w:rsidR="000D7726">
        <w:t xml:space="preserve">ment Core. </w:t>
      </w:r>
      <w:r w:rsidRPr="00BA080D">
        <w:t xml:space="preserve">The </w:t>
      </w:r>
      <w:r w:rsidR="00FD3740" w:rsidRPr="00BA080D">
        <w:t>Administrative</w:t>
      </w:r>
      <w:r w:rsidRPr="00BA080D">
        <w:t xml:space="preserve"> </w:t>
      </w:r>
      <w:r w:rsidR="000D7726">
        <w:t>Core will also provide reports</w:t>
      </w:r>
      <w:r w:rsidRPr="00BA080D">
        <w:t xml:space="preserve"> of Ce</w:t>
      </w:r>
      <w:r w:rsidR="00CF7CC7">
        <w:t>nter activities to NINDS</w:t>
      </w:r>
      <w:r w:rsidRPr="00BA080D">
        <w:t xml:space="preserve"> and to relevant oversight committees, facilitate and provide logistical support for presentations of data at scientific meetings, publications, and </w:t>
      </w:r>
      <w:r w:rsidR="000D7726">
        <w:t xml:space="preserve">the </w:t>
      </w:r>
      <w:r w:rsidRPr="00BA080D">
        <w:t>preparation of additional research proposals.</w:t>
      </w:r>
    </w:p>
    <w:p w14:paraId="220713FC" w14:textId="0A4FD0A0" w:rsidR="00A43CCE" w:rsidRPr="00BA080D" w:rsidDel="00D56592" w:rsidRDefault="00A43CCE">
      <w:pPr>
        <w:pStyle w:val="NoSpacing"/>
        <w:tabs>
          <w:tab w:val="left" w:pos="680"/>
        </w:tabs>
        <w:spacing w:afterLines="35" w:after="84"/>
        <w:rPr>
          <w:del w:id="497" w:author="Ryan Essex" w:date="2016-02-29T15:15:00Z"/>
        </w:rPr>
        <w:pPrChange w:id="498" w:author="Ryan Essex" w:date="2016-02-26T20:02:00Z">
          <w:pPr/>
        </w:pPrChange>
      </w:pPr>
    </w:p>
    <w:p w14:paraId="4EDB6AAD" w14:textId="646736F0" w:rsidR="00367F88" w:rsidRDefault="00367F88" w:rsidP="00A747F1">
      <w:pPr>
        <w:spacing w:afterLines="35" w:after="84"/>
        <w:rPr>
          <w:rFonts w:ascii="Arial" w:hAnsi="Arial" w:cs="Arial"/>
        </w:rPr>
      </w:pPr>
      <w:del w:id="499" w:author="Ryan Essex" w:date="2016-02-29T10:14:00Z">
        <w:r w:rsidRPr="00467078" w:rsidDel="00B65C8B">
          <w:rPr>
            <w:rStyle w:val="Heading2Char"/>
            <w:rPrChange w:id="500" w:author="Ryan Essex" w:date="2016-02-26T19:47:00Z">
              <w:rPr>
                <w:rFonts w:ascii="Arial" w:hAnsi="Arial" w:cs="Arial"/>
              </w:rPr>
            </w:rPrChange>
          </w:rPr>
          <w:delText>B</w:delText>
        </w:r>
      </w:del>
      <w:r w:rsidR="00A747F1">
        <w:rPr>
          <w:rStyle w:val="Heading2Char"/>
        </w:rPr>
        <w:t>3</w:t>
      </w:r>
      <w:r w:rsidRPr="00467078">
        <w:rPr>
          <w:rStyle w:val="Heading2Char"/>
          <w:rPrChange w:id="501" w:author="Ryan Essex" w:date="2016-02-26T19:47:00Z">
            <w:rPr>
              <w:rFonts w:ascii="Arial" w:hAnsi="Arial" w:cs="Arial"/>
            </w:rPr>
          </w:rPrChange>
        </w:rPr>
        <w:t>.2.2</w:t>
      </w:r>
      <w:r w:rsidR="0011683F" w:rsidRPr="00467078">
        <w:rPr>
          <w:rStyle w:val="Heading2Char"/>
          <w:rPrChange w:id="502" w:author="Ryan Essex" w:date="2016-02-26T19:47:00Z">
            <w:rPr>
              <w:rFonts w:ascii="Arial" w:hAnsi="Arial" w:cs="Arial"/>
            </w:rPr>
          </w:rPrChange>
        </w:rPr>
        <w:t xml:space="preserve">. </w:t>
      </w:r>
      <w:r w:rsidR="00084359" w:rsidRPr="00467078">
        <w:rPr>
          <w:rStyle w:val="Heading2Char"/>
          <w:rPrChange w:id="503" w:author="Ryan Essex" w:date="2016-02-26T19:47:00Z">
            <w:rPr>
              <w:rFonts w:ascii="Arial" w:hAnsi="Arial" w:cs="Arial"/>
            </w:rPr>
          </w:rPrChange>
        </w:rPr>
        <w:t>Informatics</w:t>
      </w:r>
      <w:r w:rsidR="0011683F" w:rsidRPr="00467078">
        <w:rPr>
          <w:rStyle w:val="Heading2Char"/>
          <w:rPrChange w:id="504" w:author="Ryan Essex" w:date="2016-02-26T19:47:00Z">
            <w:rPr>
              <w:rFonts w:ascii="Arial" w:hAnsi="Arial" w:cs="Arial"/>
            </w:rPr>
          </w:rPrChange>
        </w:rPr>
        <w:t xml:space="preserve"> </w:t>
      </w:r>
      <w:r w:rsidRPr="00467078">
        <w:rPr>
          <w:rStyle w:val="Heading2Char"/>
          <w:rPrChange w:id="505" w:author="Ryan Essex" w:date="2016-02-26T19:47:00Z">
            <w:rPr>
              <w:rFonts w:ascii="Arial" w:hAnsi="Arial" w:cs="Arial"/>
            </w:rPr>
          </w:rPrChange>
        </w:rPr>
        <w:t xml:space="preserve">and </w:t>
      </w:r>
      <w:r w:rsidR="0011683F" w:rsidRPr="00467078">
        <w:rPr>
          <w:rStyle w:val="Heading2Char"/>
          <w:rPrChange w:id="506" w:author="Ryan Essex" w:date="2016-02-26T19:47:00Z">
            <w:rPr>
              <w:rFonts w:ascii="Arial" w:hAnsi="Arial" w:cs="Arial"/>
            </w:rPr>
          </w:rPrChange>
        </w:rPr>
        <w:t>Analytic</w:t>
      </w:r>
      <w:r w:rsidR="00C20A69" w:rsidRPr="00467078">
        <w:rPr>
          <w:rStyle w:val="Heading2Char"/>
          <w:rPrChange w:id="507" w:author="Ryan Essex" w:date="2016-02-26T19:47:00Z">
            <w:rPr>
              <w:rFonts w:ascii="Arial" w:hAnsi="Arial" w:cs="Arial"/>
            </w:rPr>
          </w:rPrChange>
        </w:rPr>
        <w:t>s</w:t>
      </w:r>
      <w:r w:rsidR="0011683F" w:rsidRPr="00467078">
        <w:rPr>
          <w:rStyle w:val="Heading2Char"/>
          <w:rPrChange w:id="508" w:author="Ryan Essex" w:date="2016-02-26T19:47:00Z">
            <w:rPr>
              <w:rFonts w:ascii="Arial" w:hAnsi="Arial" w:cs="Arial"/>
            </w:rPr>
          </w:rPrChange>
        </w:rPr>
        <w:t xml:space="preserve"> Core</w:t>
      </w:r>
      <w:r w:rsidR="00326B30" w:rsidRPr="00467078">
        <w:rPr>
          <w:rStyle w:val="Heading2Char"/>
          <w:rPrChange w:id="509" w:author="Ryan Essex" w:date="2016-02-26T19:47:00Z">
            <w:rPr>
              <w:rFonts w:ascii="Arial" w:hAnsi="Arial" w:cs="Arial"/>
            </w:rPr>
          </w:rPrChange>
        </w:rPr>
        <w:t xml:space="preserve"> (</w:t>
      </w:r>
      <w:r w:rsidR="00C20A69" w:rsidRPr="00467078">
        <w:rPr>
          <w:rStyle w:val="Heading2Char"/>
          <w:rPrChange w:id="510" w:author="Ryan Essex" w:date="2016-02-26T19:47:00Z">
            <w:rPr>
              <w:rFonts w:ascii="Arial" w:hAnsi="Arial" w:cs="Arial"/>
            </w:rPr>
          </w:rPrChange>
        </w:rPr>
        <w:t>Toga)</w:t>
      </w:r>
      <w:r w:rsidR="001F74A0" w:rsidRPr="00467078">
        <w:rPr>
          <w:rStyle w:val="Heading2Char"/>
          <w:rPrChange w:id="511" w:author="Ryan Essex" w:date="2016-02-26T19:47:00Z">
            <w:rPr>
              <w:rFonts w:ascii="Arial" w:hAnsi="Arial" w:cs="Arial"/>
            </w:rPr>
          </w:rPrChange>
        </w:rPr>
        <w:t>:</w:t>
      </w:r>
      <w:r w:rsidR="001F74A0" w:rsidRPr="00BA080D">
        <w:rPr>
          <w:rFonts w:ascii="Arial" w:hAnsi="Arial" w:cs="Arial"/>
        </w:rPr>
        <w:t xml:space="preserve"> </w:t>
      </w:r>
      <w:r w:rsidR="001F74A0" w:rsidRPr="009A7F4A">
        <w:rPr>
          <w:rStyle w:val="NoSpacingChar"/>
          <w:rPrChange w:id="512" w:author="Ryan Essex" w:date="2016-02-29T10:08:00Z">
            <w:rPr>
              <w:rFonts w:ascii="Arial" w:hAnsi="Arial" w:cs="Arial"/>
            </w:rPr>
          </w:rPrChange>
        </w:rPr>
        <w:t>T</w:t>
      </w:r>
      <w:r w:rsidR="009F3E3F" w:rsidRPr="009A7F4A">
        <w:rPr>
          <w:rStyle w:val="NoSpacingChar"/>
          <w:rPrChange w:id="513" w:author="Ryan Essex" w:date="2016-02-29T10:08:00Z">
            <w:rPr>
              <w:rFonts w:ascii="Arial" w:hAnsi="Arial" w:cs="Arial"/>
            </w:rPr>
          </w:rPrChange>
        </w:rPr>
        <w:t>his core will provide comprehensive statistical expertise in the areas of experimental design, data processing, statistical modeli</w:t>
      </w:r>
      <w:r w:rsidRPr="009A7F4A">
        <w:rPr>
          <w:rStyle w:val="NoSpacingChar"/>
          <w:rPrChange w:id="514" w:author="Ryan Essex" w:date="2016-02-29T10:08:00Z">
            <w:rPr>
              <w:rFonts w:ascii="Arial" w:hAnsi="Arial" w:cs="Arial"/>
            </w:rPr>
          </w:rPrChange>
        </w:rPr>
        <w:t>ng, and results interpretation.</w:t>
      </w:r>
      <w:r w:rsidR="009F3E3F" w:rsidRPr="009A7F4A">
        <w:rPr>
          <w:rStyle w:val="NoSpacingChar"/>
          <w:rPrChange w:id="515" w:author="Ryan Essex" w:date="2016-02-29T10:08:00Z">
            <w:rPr>
              <w:rFonts w:ascii="Arial" w:hAnsi="Arial" w:cs="Arial"/>
            </w:rPr>
          </w:rPrChange>
        </w:rPr>
        <w:t xml:space="preserve"> We will also develop and apply multivar</w:t>
      </w:r>
      <w:r w:rsidR="009F3E3F" w:rsidRPr="009A7F4A">
        <w:rPr>
          <w:rStyle w:val="NoSpacingChar"/>
          <w:rPrChange w:id="516" w:author="Ryan Essex" w:date="2016-02-29T10:08:00Z">
            <w:rPr>
              <w:rFonts w:ascii="Arial" w:hAnsi="Arial" w:cs="Arial"/>
            </w:rPr>
          </w:rPrChange>
        </w:rPr>
        <w:t>i</w:t>
      </w:r>
      <w:r w:rsidR="009F3E3F" w:rsidRPr="009A7F4A">
        <w:rPr>
          <w:rStyle w:val="NoSpacingChar"/>
          <w:rPrChange w:id="517" w:author="Ryan Essex" w:date="2016-02-29T10:08:00Z">
            <w:rPr>
              <w:rFonts w:ascii="Arial" w:hAnsi="Arial" w:cs="Arial"/>
            </w:rPr>
          </w:rPrChange>
        </w:rPr>
        <w:t xml:space="preserve">ate, machine learning techniques to </w:t>
      </w:r>
      <w:r w:rsidR="00AD1B7D" w:rsidRPr="009A7F4A">
        <w:rPr>
          <w:rStyle w:val="NoSpacingChar"/>
          <w:rPrChange w:id="518" w:author="Ryan Essex" w:date="2016-02-29T10:08:00Z">
            <w:rPr>
              <w:rFonts w:ascii="Arial" w:hAnsi="Arial" w:cs="Arial"/>
            </w:rPr>
          </w:rPrChange>
        </w:rPr>
        <w:t>analyze</w:t>
      </w:r>
      <w:r w:rsidR="009F3E3F" w:rsidRPr="009A7F4A">
        <w:rPr>
          <w:rStyle w:val="NoSpacingChar"/>
          <w:rPrChange w:id="519" w:author="Ryan Essex" w:date="2016-02-29T10:08:00Z">
            <w:rPr>
              <w:rFonts w:ascii="Arial" w:hAnsi="Arial" w:cs="Arial"/>
            </w:rPr>
          </w:rPrChange>
        </w:rPr>
        <w:t xml:space="preserve"> and visualize the presence of focal alteration in subject brains after acute </w:t>
      </w:r>
      <w:r w:rsidR="00AD3AC4" w:rsidRPr="009A7F4A">
        <w:rPr>
          <w:rStyle w:val="NoSpacingChar"/>
          <w:rPrChange w:id="520" w:author="Ryan Essex" w:date="2016-02-29T10:08:00Z">
            <w:rPr>
              <w:rFonts w:ascii="Arial" w:hAnsi="Arial" w:cs="Arial"/>
            </w:rPr>
          </w:rPrChange>
        </w:rPr>
        <w:t>TBI</w:t>
      </w:r>
      <w:r w:rsidRPr="009A7F4A">
        <w:rPr>
          <w:rStyle w:val="NoSpacingChar"/>
          <w:rPrChange w:id="521" w:author="Ryan Essex" w:date="2016-02-29T10:08:00Z">
            <w:rPr>
              <w:rFonts w:ascii="Arial" w:hAnsi="Arial" w:cs="Arial"/>
            </w:rPr>
          </w:rPrChange>
        </w:rPr>
        <w:t xml:space="preserve"> </w:t>
      </w:r>
      <w:r w:rsidR="00AD1B7D" w:rsidRPr="009A7F4A">
        <w:rPr>
          <w:rStyle w:val="NoSpacingChar"/>
          <w:rPrChange w:id="522" w:author="Ryan Essex" w:date="2016-02-29T10:08:00Z">
            <w:rPr>
              <w:rFonts w:ascii="Arial" w:hAnsi="Arial" w:cs="Arial"/>
            </w:rPr>
          </w:rPrChange>
        </w:rPr>
        <w:t>and</w:t>
      </w:r>
      <w:r w:rsidRPr="009A7F4A">
        <w:rPr>
          <w:rStyle w:val="NoSpacingChar"/>
          <w:rPrChange w:id="523" w:author="Ryan Essex" w:date="2016-02-29T10:08:00Z">
            <w:rPr>
              <w:rFonts w:ascii="Arial" w:hAnsi="Arial" w:cs="Arial"/>
            </w:rPr>
          </w:rPrChange>
        </w:rPr>
        <w:t xml:space="preserve"> track epileptogenesis.</w:t>
      </w:r>
      <w:r w:rsidR="009F3E3F" w:rsidRPr="009A7F4A">
        <w:rPr>
          <w:rStyle w:val="NoSpacingChar"/>
          <w:rPrChange w:id="524" w:author="Ryan Essex" w:date="2016-02-29T10:08:00Z">
            <w:rPr>
              <w:rFonts w:ascii="Arial" w:hAnsi="Arial" w:cs="Arial"/>
            </w:rPr>
          </w:rPrChange>
        </w:rPr>
        <w:t xml:space="preserve"> We will carry out these activities by pursuing the following Specific Aims: </w:t>
      </w:r>
      <w:r w:rsidR="001F74A0" w:rsidRPr="009A7F4A">
        <w:rPr>
          <w:rStyle w:val="NoSpacingChar"/>
          <w:rPrChange w:id="525" w:author="Ryan Essex" w:date="2016-02-29T10:08:00Z">
            <w:rPr>
              <w:rFonts w:ascii="Arial" w:hAnsi="Arial" w:cs="Arial"/>
            </w:rPr>
          </w:rPrChange>
        </w:rPr>
        <w:t>1) Provide leading-edge computational data analysis r</w:t>
      </w:r>
      <w:r w:rsidR="001F74A0" w:rsidRPr="009A7F4A">
        <w:rPr>
          <w:rStyle w:val="NoSpacingChar"/>
          <w:rPrChange w:id="526" w:author="Ryan Essex" w:date="2016-02-29T10:08:00Z">
            <w:rPr>
              <w:rFonts w:ascii="Arial" w:hAnsi="Arial" w:cs="Arial"/>
            </w:rPr>
          </w:rPrChange>
        </w:rPr>
        <w:t>e</w:t>
      </w:r>
      <w:r w:rsidR="001F74A0" w:rsidRPr="009A7F4A">
        <w:rPr>
          <w:rStyle w:val="NoSpacingChar"/>
          <w:rPrChange w:id="527" w:author="Ryan Essex" w:date="2016-02-29T10:08:00Z">
            <w:rPr>
              <w:rFonts w:ascii="Arial" w:hAnsi="Arial" w:cs="Arial"/>
            </w:rPr>
          </w:rPrChange>
        </w:rPr>
        <w:t>sources and support to EpiBioS</w:t>
      </w:r>
      <w:r w:rsidR="000D7726" w:rsidRPr="009A7F4A">
        <w:rPr>
          <w:rStyle w:val="NoSpacingChar"/>
          <w:rPrChange w:id="528" w:author="Ryan Essex" w:date="2016-02-29T10:08:00Z">
            <w:rPr>
              <w:rFonts w:ascii="Arial" w:hAnsi="Arial" w:cs="Arial"/>
            </w:rPr>
          </w:rPrChange>
        </w:rPr>
        <w:t>4Rx</w:t>
      </w:r>
      <w:r w:rsidR="001F74A0" w:rsidRPr="009A7F4A">
        <w:rPr>
          <w:rStyle w:val="NoSpacingChar"/>
          <w:rPrChange w:id="529" w:author="Ryan Essex" w:date="2016-02-29T10:08:00Z">
            <w:rPr>
              <w:rFonts w:ascii="Arial" w:hAnsi="Arial" w:cs="Arial"/>
            </w:rPr>
          </w:rPrChange>
        </w:rPr>
        <w:t xml:space="preserve"> project</w:t>
      </w:r>
      <w:r w:rsidR="00AD1B7D" w:rsidRPr="009A7F4A">
        <w:rPr>
          <w:rStyle w:val="NoSpacingChar"/>
          <w:rPrChange w:id="530" w:author="Ryan Essex" w:date="2016-02-29T10:08:00Z">
            <w:rPr>
              <w:rFonts w:ascii="Arial" w:hAnsi="Arial" w:cs="Arial"/>
            </w:rPr>
          </w:rPrChange>
        </w:rPr>
        <w:t xml:space="preserve"> investigators, 2) Develop and apply novel image p</w:t>
      </w:r>
      <w:r w:rsidR="001F74A0" w:rsidRPr="009A7F4A">
        <w:rPr>
          <w:rStyle w:val="NoSpacingChar"/>
          <w:rPrChange w:id="531" w:author="Ryan Essex" w:date="2016-02-29T10:08:00Z">
            <w:rPr>
              <w:rFonts w:ascii="Arial" w:hAnsi="Arial" w:cs="Arial"/>
            </w:rPr>
          </w:rPrChange>
        </w:rPr>
        <w:t xml:space="preserve">rocessing and </w:t>
      </w:r>
      <w:r w:rsidR="00AD1B7D" w:rsidRPr="009A7F4A">
        <w:rPr>
          <w:rStyle w:val="NoSpacingChar"/>
          <w:rPrChange w:id="532" w:author="Ryan Essex" w:date="2016-02-29T10:08:00Z">
            <w:rPr>
              <w:rFonts w:ascii="Arial" w:hAnsi="Arial" w:cs="Arial"/>
            </w:rPr>
          </w:rPrChange>
        </w:rPr>
        <w:t>statistical analysis, 3) Employ multi-feature EEG classification and temporal modeling methods, and 4) Enable data integration, graphical representation, and i</w:t>
      </w:r>
      <w:r w:rsidR="001F74A0" w:rsidRPr="009A7F4A">
        <w:rPr>
          <w:rStyle w:val="NoSpacingChar"/>
          <w:rPrChange w:id="533" w:author="Ryan Essex" w:date="2016-02-29T10:08:00Z">
            <w:rPr>
              <w:rFonts w:ascii="Arial" w:hAnsi="Arial" w:cs="Arial"/>
            </w:rPr>
          </w:rPrChange>
        </w:rPr>
        <w:t xml:space="preserve">nference. </w:t>
      </w:r>
      <w:r w:rsidRPr="009A7F4A">
        <w:rPr>
          <w:rStyle w:val="NoSpacingChar"/>
          <w:rPrChange w:id="534" w:author="Ryan Essex" w:date="2016-02-29T10:08:00Z">
            <w:rPr>
              <w:rFonts w:ascii="Arial" w:hAnsi="Arial" w:cs="Arial"/>
            </w:rPr>
          </w:rPrChange>
        </w:rPr>
        <w:t xml:space="preserve">The Shared Resource Facility within the </w:t>
      </w:r>
      <w:r w:rsidR="00AD1B7D" w:rsidRPr="009A7F4A">
        <w:rPr>
          <w:rStyle w:val="NoSpacingChar"/>
          <w:rPrChange w:id="535" w:author="Ryan Essex" w:date="2016-02-29T10:08:00Z">
            <w:rPr>
              <w:rFonts w:ascii="Arial" w:hAnsi="Arial" w:cs="Arial"/>
            </w:rPr>
          </w:rPrChange>
        </w:rPr>
        <w:t xml:space="preserve">IAC </w:t>
      </w:r>
      <w:r w:rsidRPr="009A7F4A">
        <w:rPr>
          <w:rStyle w:val="NoSpacingChar"/>
          <w:rPrChange w:id="536" w:author="Ryan Essex" w:date="2016-02-29T10:08:00Z">
            <w:rPr>
              <w:rFonts w:ascii="Arial" w:hAnsi="Arial" w:cs="Arial"/>
            </w:rPr>
          </w:rPrChange>
        </w:rPr>
        <w:t>will provide critical infrastructure support for all CWOW investigators, collaborators</w:t>
      </w:r>
      <w:r w:rsidR="00AD1B7D" w:rsidRPr="009A7F4A">
        <w:rPr>
          <w:rStyle w:val="NoSpacingChar"/>
          <w:rPrChange w:id="537" w:author="Ryan Essex" w:date="2016-02-29T10:08:00Z">
            <w:rPr>
              <w:rFonts w:ascii="Arial" w:hAnsi="Arial" w:cs="Arial"/>
            </w:rPr>
          </w:rPrChange>
        </w:rPr>
        <w:t>,</w:t>
      </w:r>
      <w:r w:rsidRPr="009A7F4A">
        <w:rPr>
          <w:rStyle w:val="NoSpacingChar"/>
          <w:rPrChange w:id="538" w:author="Ryan Essex" w:date="2016-02-29T10:08:00Z">
            <w:rPr>
              <w:rFonts w:ascii="Arial" w:hAnsi="Arial" w:cs="Arial"/>
            </w:rPr>
          </w:rPrChange>
        </w:rPr>
        <w:t xml:space="preserve"> and the broader epilepsy clinical and research community. Our goals for this core include: 1) Data </w:t>
      </w:r>
      <w:r w:rsidR="00AD1B7D" w:rsidRPr="009A7F4A">
        <w:rPr>
          <w:rStyle w:val="NoSpacingChar"/>
          <w:rPrChange w:id="539" w:author="Ryan Essex" w:date="2016-02-29T10:08:00Z">
            <w:rPr>
              <w:rFonts w:ascii="Arial" w:hAnsi="Arial" w:cs="Arial"/>
            </w:rPr>
          </w:rPrChange>
        </w:rPr>
        <w:t>Integration &amp; Management: w</w:t>
      </w:r>
      <w:r w:rsidRPr="009A7F4A">
        <w:rPr>
          <w:rStyle w:val="NoSpacingChar"/>
          <w:rPrChange w:id="540" w:author="Ryan Essex" w:date="2016-02-29T10:08:00Z">
            <w:rPr>
              <w:rFonts w:ascii="Arial" w:hAnsi="Arial" w:cs="Arial"/>
            </w:rPr>
          </w:rPrChange>
        </w:rPr>
        <w:t>e will develop and deploy capabilities for translating and importing heterogeneous multimodal data, for linking data across modalities and sites,</w:t>
      </w:r>
      <w:r w:rsidR="00C67A9E" w:rsidRPr="009A7F4A">
        <w:rPr>
          <w:rStyle w:val="NoSpacingChar"/>
          <w:rPrChange w:id="541" w:author="Ryan Essex" w:date="2016-02-29T10:08:00Z">
            <w:rPr>
              <w:rFonts w:ascii="Arial" w:hAnsi="Arial" w:cs="Arial"/>
            </w:rPr>
          </w:rPrChange>
        </w:rPr>
        <w:t xml:space="preserve"> and for searching for the database</w:t>
      </w:r>
      <w:r w:rsidRPr="009A7F4A">
        <w:rPr>
          <w:rStyle w:val="NoSpacingChar"/>
          <w:rPrChange w:id="542" w:author="Ryan Essex" w:date="2016-02-29T10:08:00Z">
            <w:rPr>
              <w:rFonts w:ascii="Arial" w:hAnsi="Arial" w:cs="Arial"/>
            </w:rPr>
          </w:rPrChange>
        </w:rPr>
        <w:t xml:space="preserve"> on content (metadata, data, annotations, relat</w:t>
      </w:r>
      <w:r w:rsidR="00AD1B7D" w:rsidRPr="009A7F4A">
        <w:rPr>
          <w:rStyle w:val="NoSpacingChar"/>
          <w:rPrChange w:id="543" w:author="Ryan Essex" w:date="2016-02-29T10:08:00Z">
            <w:rPr>
              <w:rFonts w:ascii="Arial" w:hAnsi="Arial" w:cs="Arial"/>
            </w:rPr>
          </w:rPrChange>
        </w:rPr>
        <w:t>ionships), 2) Create a c</w:t>
      </w:r>
      <w:r w:rsidRPr="009A7F4A">
        <w:rPr>
          <w:rStyle w:val="NoSpacingChar"/>
          <w:rPrChange w:id="544" w:author="Ryan Essex" w:date="2016-02-29T10:08:00Z">
            <w:rPr>
              <w:rFonts w:ascii="Arial" w:hAnsi="Arial" w:cs="Arial"/>
            </w:rPr>
          </w:rPrChange>
        </w:rPr>
        <w:t>o-registering, bio-banking</w:t>
      </w:r>
      <w:r w:rsidR="00AD1B7D" w:rsidRPr="009A7F4A">
        <w:rPr>
          <w:rStyle w:val="NoSpacingChar"/>
          <w:rPrChange w:id="545" w:author="Ryan Essex" w:date="2016-02-29T10:08:00Z">
            <w:rPr>
              <w:rFonts w:ascii="Arial" w:hAnsi="Arial" w:cs="Arial"/>
            </w:rPr>
          </w:rPrChange>
        </w:rPr>
        <w:t xml:space="preserve">, and </w:t>
      </w:r>
      <w:r w:rsidRPr="009A7F4A">
        <w:rPr>
          <w:rStyle w:val="NoSpacingChar"/>
          <w:rPrChange w:id="546" w:author="Ryan Essex" w:date="2016-02-29T10:08:00Z">
            <w:rPr>
              <w:rFonts w:ascii="Arial" w:hAnsi="Arial" w:cs="Arial"/>
            </w:rPr>
          </w:rPrChange>
        </w:rPr>
        <w:t xml:space="preserve">common </w:t>
      </w:r>
      <w:proofErr w:type="spellStart"/>
      <w:r w:rsidRPr="009A7F4A">
        <w:rPr>
          <w:rStyle w:val="NoSpacingChar"/>
          <w:rPrChange w:id="547" w:author="Ryan Essex" w:date="2016-02-29T10:08:00Z">
            <w:rPr>
              <w:rFonts w:ascii="Arial" w:hAnsi="Arial" w:cs="Arial"/>
            </w:rPr>
          </w:rPrChange>
        </w:rPr>
        <w:t>spa</w:t>
      </w:r>
      <w:r w:rsidR="00AD1B7D" w:rsidRPr="009A7F4A">
        <w:rPr>
          <w:rStyle w:val="NoSpacingChar"/>
          <w:rPrChange w:id="548" w:author="Ryan Essex" w:date="2016-02-29T10:08:00Z">
            <w:rPr>
              <w:rFonts w:ascii="Arial" w:hAnsi="Arial" w:cs="Arial"/>
            </w:rPr>
          </w:rPrChange>
        </w:rPr>
        <w:t>tio</w:t>
      </w:r>
      <w:proofErr w:type="spellEnd"/>
      <w:r w:rsidR="00AD1B7D" w:rsidRPr="009A7F4A">
        <w:rPr>
          <w:rStyle w:val="NoSpacingChar"/>
          <w:rPrChange w:id="549" w:author="Ryan Essex" w:date="2016-02-29T10:08:00Z">
            <w:rPr>
              <w:rFonts w:ascii="Arial" w:hAnsi="Arial" w:cs="Arial"/>
            </w:rPr>
          </w:rPrChange>
        </w:rPr>
        <w:t>-temporal reference system: a</w:t>
      </w:r>
      <w:r w:rsidRPr="009A7F4A">
        <w:rPr>
          <w:rStyle w:val="NoSpacingChar"/>
          <w:rPrChange w:id="550" w:author="Ryan Essex" w:date="2016-02-29T10:08:00Z">
            <w:rPr>
              <w:rFonts w:ascii="Arial" w:hAnsi="Arial" w:cs="Arial"/>
            </w:rPr>
          </w:rPrChange>
        </w:rPr>
        <w:t xml:space="preserve">ll data and specimens collected in this CWOW will be entered into a common </w:t>
      </w:r>
      <w:proofErr w:type="spellStart"/>
      <w:r w:rsidRPr="009A7F4A">
        <w:rPr>
          <w:rStyle w:val="NoSpacingChar"/>
          <w:rPrChange w:id="551" w:author="Ryan Essex" w:date="2016-02-29T10:08:00Z">
            <w:rPr>
              <w:rFonts w:ascii="Arial" w:hAnsi="Arial" w:cs="Arial"/>
            </w:rPr>
          </w:rPrChange>
        </w:rPr>
        <w:t>spatio</w:t>
      </w:r>
      <w:proofErr w:type="spellEnd"/>
      <w:r w:rsidRPr="009A7F4A">
        <w:rPr>
          <w:rStyle w:val="NoSpacingChar"/>
          <w:rPrChange w:id="552" w:author="Ryan Essex" w:date="2016-02-29T10:08:00Z">
            <w:rPr>
              <w:rFonts w:ascii="Arial" w:hAnsi="Arial" w:cs="Arial"/>
            </w:rPr>
          </w:rPrChange>
        </w:rPr>
        <w:t>-temporal and model-based reference frame defined by a variety of variables,</w:t>
      </w:r>
      <w:r w:rsidR="00AD1B7D" w:rsidRPr="009A7F4A">
        <w:rPr>
          <w:rStyle w:val="NoSpacingChar"/>
          <w:rPrChange w:id="553" w:author="Ryan Essex" w:date="2016-02-29T10:08:00Z">
            <w:rPr>
              <w:rFonts w:ascii="Arial" w:hAnsi="Arial" w:cs="Arial"/>
            </w:rPr>
          </w:rPrChange>
        </w:rPr>
        <w:t xml:space="preserve"> and 3) Browsing data and visualizing experiments: w</w:t>
      </w:r>
      <w:r w:rsidRPr="009A7F4A">
        <w:rPr>
          <w:rStyle w:val="NoSpacingChar"/>
          <w:rPrChange w:id="554" w:author="Ryan Essex" w:date="2016-02-29T10:08:00Z">
            <w:rPr>
              <w:rFonts w:ascii="Arial" w:hAnsi="Arial" w:cs="Arial"/>
            </w:rPr>
          </w:rPrChange>
        </w:rPr>
        <w:t>e will develop intuitive navigation a</w:t>
      </w:r>
      <w:r w:rsidR="000D7726" w:rsidRPr="009A7F4A">
        <w:rPr>
          <w:rStyle w:val="NoSpacingChar"/>
          <w:rPrChange w:id="555" w:author="Ryan Essex" w:date="2016-02-29T10:08:00Z">
            <w:rPr>
              <w:rFonts w:ascii="Arial" w:hAnsi="Arial" w:cs="Arial"/>
            </w:rPr>
          </w:rPrChange>
        </w:rPr>
        <w:t>nd data selection in a “Google-search</w:t>
      </w:r>
      <w:r w:rsidRPr="009A7F4A">
        <w:rPr>
          <w:rStyle w:val="NoSpacingChar"/>
          <w:rPrChange w:id="556" w:author="Ryan Essex" w:date="2016-02-29T10:08:00Z">
            <w:rPr>
              <w:rFonts w:ascii="Arial" w:hAnsi="Arial" w:cs="Arial"/>
            </w:rPr>
          </w:rPrChange>
        </w:rPr>
        <w:t>” environment, along with graphical too</w:t>
      </w:r>
      <w:r w:rsidR="00AD1B7D" w:rsidRPr="009A7F4A">
        <w:rPr>
          <w:rStyle w:val="NoSpacingChar"/>
          <w:rPrChange w:id="557" w:author="Ryan Essex" w:date="2016-02-29T10:08:00Z">
            <w:rPr>
              <w:rFonts w:ascii="Arial" w:hAnsi="Arial" w:cs="Arial"/>
            </w:rPr>
          </w:rPrChange>
        </w:rPr>
        <w:t>ls to create and represent data</w:t>
      </w:r>
      <w:r w:rsidRPr="009A7F4A">
        <w:rPr>
          <w:rStyle w:val="NoSpacingChar"/>
          <w:rPrChange w:id="558" w:author="Ryan Essex" w:date="2016-02-29T10:08:00Z">
            <w:rPr>
              <w:rFonts w:ascii="Arial" w:hAnsi="Arial" w:cs="Arial"/>
            </w:rPr>
          </w:rPrChange>
        </w:rPr>
        <w:t xml:space="preserve"> </w:t>
      </w:r>
      <w:r w:rsidR="00AD1B7D" w:rsidRPr="009A7F4A">
        <w:rPr>
          <w:rStyle w:val="NoSpacingChar"/>
          <w:rPrChange w:id="559" w:author="Ryan Essex" w:date="2016-02-29T10:08:00Z">
            <w:rPr>
              <w:rFonts w:ascii="Arial" w:hAnsi="Arial" w:cs="Arial"/>
            </w:rPr>
          </w:rPrChange>
        </w:rPr>
        <w:t>as well as</w:t>
      </w:r>
      <w:r w:rsidRPr="009A7F4A">
        <w:rPr>
          <w:rStyle w:val="NoSpacingChar"/>
          <w:rPrChange w:id="560" w:author="Ryan Essex" w:date="2016-02-29T10:08:00Z">
            <w:rPr>
              <w:rFonts w:ascii="Arial" w:hAnsi="Arial" w:cs="Arial"/>
            </w:rPr>
          </w:rPrChange>
        </w:rPr>
        <w:t xml:space="preserve"> customized user-interfaces to run complex experiments across sites and heterogeneous data types.</w:t>
      </w:r>
    </w:p>
    <w:p w14:paraId="36267466" w14:textId="0F49739A" w:rsidR="0094107B" w:rsidDel="00726A93" w:rsidRDefault="00FC381B">
      <w:pPr>
        <w:pStyle w:val="NoSpacing"/>
        <w:spacing w:afterLines="35" w:after="84"/>
        <w:rPr>
          <w:del w:id="561" w:author="Ryan Essex" w:date="2016-02-26T19:51:00Z"/>
        </w:rPr>
        <w:pPrChange w:id="562" w:author="Ryan Essex" w:date="2016-02-26T19:51:00Z">
          <w:pPr/>
        </w:pPrChange>
      </w:pPr>
      <w:ins w:id="563" w:author="Ryan Essex" w:date="2016-02-29T10:14:00Z">
        <w:r w:rsidRPr="00726A93">
          <w:rPr>
            <w:rStyle w:val="Heading2Char"/>
            <w:rPrChange w:id="564">
              <w:rPr>
                <w:noProof/>
              </w:rPr>
            </w:rPrChange>
          </w:rPr>
          <mc:AlternateContent>
            <mc:Choice Requires="wps">
              <w:drawing>
                <wp:anchor distT="0" distB="0" distL="114300" distR="114300" simplePos="0" relativeHeight="251662336" behindDoc="0" locked="0" layoutInCell="1" allowOverlap="1" wp14:anchorId="1FCA589B" wp14:editId="1BCFAF47">
                  <wp:simplePos x="0" y="0"/>
                  <wp:positionH relativeFrom="column">
                    <wp:posOffset>-66675</wp:posOffset>
                  </wp:positionH>
                  <wp:positionV relativeFrom="paragraph">
                    <wp:posOffset>81915</wp:posOffset>
                  </wp:positionV>
                  <wp:extent cx="3657600" cy="3667125"/>
                  <wp:effectExtent l="0" t="0" r="0" b="9525"/>
                  <wp:wrapTight wrapText="bothSides">
                    <wp:wrapPolygon edited="0">
                      <wp:start x="225" y="0"/>
                      <wp:lineTo x="225" y="21544"/>
                      <wp:lineTo x="21263" y="21544"/>
                      <wp:lineTo x="21263" y="0"/>
                      <wp:lineTo x="225" y="0"/>
                    </wp:wrapPolygon>
                  </wp:wrapTight>
                  <wp:docPr id="5" name="Text Box 5"/>
                  <wp:cNvGraphicFramePr/>
                  <a:graphic xmlns:a="http://schemas.openxmlformats.org/drawingml/2006/main">
                    <a:graphicData uri="http://schemas.microsoft.com/office/word/2010/wordprocessingShape">
                      <wps:wsp>
                        <wps:cNvSpPr txBox="1"/>
                        <wps:spPr>
                          <a:xfrm>
                            <a:off x="0" y="0"/>
                            <a:ext cx="3657600" cy="36671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1F598B" w14:textId="77777777" w:rsidR="000C3215" w:rsidRDefault="000C3215" w:rsidP="009C7F93">
                              <w:pPr>
                                <w:rPr>
                                  <w:rFonts w:ascii="Arial" w:hAnsi="Arial" w:cs="Arial"/>
                                  <w:b/>
                                  <w:sz w:val="18"/>
                                  <w:szCs w:val="18"/>
                                </w:rPr>
                              </w:pPr>
                            </w:p>
                            <w:p w14:paraId="6BBAEA02" w14:textId="77777777" w:rsidR="000C3215" w:rsidRDefault="000C3215" w:rsidP="009C7F93">
                              <w:pPr>
                                <w:rPr>
                                  <w:rFonts w:ascii="Arial" w:hAnsi="Arial" w:cs="Arial"/>
                                  <w:b/>
                                  <w:sz w:val="18"/>
                                  <w:szCs w:val="18"/>
                                </w:rPr>
                              </w:pPr>
                              <w:r w:rsidRPr="00682B0E">
                                <w:rPr>
                                  <w:rFonts w:ascii="Arial" w:hAnsi="Arial" w:cs="Arial"/>
                                  <w:noProof/>
                                  <w:sz w:val="18"/>
                                  <w:szCs w:val="18"/>
                                </w:rPr>
                                <w:drawing>
                                  <wp:inline distT="0" distB="0" distL="0" distR="0" wp14:anchorId="37C0270F" wp14:editId="61A74749">
                                    <wp:extent cx="3451984" cy="2872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 Strat Overall Figure 3 modified.png"/>
                                            <pic:cNvPicPr/>
                                          </pic:nvPicPr>
                                          <pic:blipFill>
                                            <a:blip r:embed="rId15">
                                              <a:extLst>
                                                <a:ext uri="{28A0092B-C50C-407E-A947-70E740481C1C}">
                                                  <a14:useLocalDpi xmlns:a14="http://schemas.microsoft.com/office/drawing/2010/main" val="0"/>
                                                </a:ext>
                                              </a:extLst>
                                            </a:blip>
                                            <a:stretch>
                                              <a:fillRect/>
                                            </a:stretch>
                                          </pic:blipFill>
                                          <pic:spPr>
                                            <a:xfrm>
                                              <a:off x="0" y="0"/>
                                              <a:ext cx="3451984" cy="2872740"/>
                                            </a:xfrm>
                                            <a:prstGeom prst="rect">
                                              <a:avLst/>
                                            </a:prstGeom>
                                          </pic:spPr>
                                        </pic:pic>
                                      </a:graphicData>
                                    </a:graphic>
                                  </wp:inline>
                                </w:drawing>
                              </w:r>
                            </w:p>
                            <w:p w14:paraId="33DB2577" w14:textId="77777777" w:rsidR="000C3215" w:rsidRDefault="000C3215" w:rsidP="009C7F93">
                              <w:pPr>
                                <w:rPr>
                                  <w:rFonts w:ascii="Arial" w:hAnsi="Arial" w:cs="Arial"/>
                                  <w:b/>
                                  <w:sz w:val="18"/>
                                  <w:szCs w:val="18"/>
                                </w:rPr>
                              </w:pPr>
                            </w:p>
                            <w:p w14:paraId="7CB0379F" w14:textId="0983F3A3" w:rsidR="000C3215" w:rsidRPr="00D51586" w:rsidRDefault="000C3215" w:rsidP="009C7F93">
                              <w:pPr>
                                <w:rPr>
                                  <w:rFonts w:ascii="Arial" w:hAnsi="Arial" w:cs="Arial"/>
                                  <w:sz w:val="18"/>
                                  <w:szCs w:val="18"/>
                                </w:rPr>
                              </w:pPr>
                              <w:r>
                                <w:rPr>
                                  <w:rFonts w:ascii="Arial" w:hAnsi="Arial" w:cs="Arial"/>
                                  <w:b/>
                                  <w:sz w:val="18"/>
                                  <w:szCs w:val="18"/>
                                </w:rPr>
                                <w:br/>
                                <w:t xml:space="preserve">Figure 4. </w:t>
                              </w:r>
                              <w:r>
                                <w:rPr>
                                  <w:rFonts w:ascii="Arial" w:hAnsi="Arial" w:cs="Arial"/>
                                  <w:sz w:val="18"/>
                                  <w:szCs w:val="18"/>
                                </w:rPr>
                                <w:t xml:space="preserve"> Flow of data and biological samples from Research Projects to Cores.</w:t>
                              </w:r>
                            </w:p>
                            <w:p w14:paraId="0F52DA5B" w14:textId="77777777" w:rsidR="000C3215" w:rsidRDefault="000C32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5.2pt;margin-top:6.45pt;width:4in;height:28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RqqdMCAAAW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" filled="f" stroked="f">
                  <v:textbox>
                    <w:txbxContent>
                      <w:p w14:paraId="361F598B" w14:textId="77777777" w:rsidR="000C3215" w:rsidRDefault="000C3215" w:rsidP="009C7F93">
                        <w:pPr>
                          <w:rPr>
                            <w:rFonts w:ascii="Arial" w:hAnsi="Arial" w:cs="Arial"/>
                            <w:b/>
                            <w:sz w:val="18"/>
                            <w:szCs w:val="18"/>
                          </w:rPr>
                        </w:pPr>
                      </w:p>
                      <w:p w14:paraId="6BBAEA02" w14:textId="77777777" w:rsidR="000C3215" w:rsidRDefault="000C3215" w:rsidP="009C7F93">
                        <w:pPr>
                          <w:rPr>
                            <w:rFonts w:ascii="Arial" w:hAnsi="Arial" w:cs="Arial"/>
                            <w:b/>
                            <w:sz w:val="18"/>
                            <w:szCs w:val="18"/>
                          </w:rPr>
                        </w:pPr>
                        <w:r w:rsidRPr="00682B0E">
                          <w:rPr>
                            <w:rFonts w:ascii="Arial" w:hAnsi="Arial" w:cs="Arial"/>
                            <w:noProof/>
                            <w:sz w:val="18"/>
                            <w:szCs w:val="18"/>
                          </w:rPr>
                          <w:drawing>
                            <wp:inline distT="0" distB="0" distL="0" distR="0" wp14:anchorId="37C0270F" wp14:editId="61A74749">
                              <wp:extent cx="3451984" cy="2872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 Strat Overall Figure 3 modified.png"/>
                                      <pic:cNvPicPr/>
                                    </pic:nvPicPr>
                                    <pic:blipFill>
                                      <a:blip r:embed="rId15">
                                        <a:extLst>
                                          <a:ext uri="{28A0092B-C50C-407E-A947-70E740481C1C}">
                                            <a14:useLocalDpi xmlns:a14="http://schemas.microsoft.com/office/drawing/2010/main" val="0"/>
                                          </a:ext>
                                        </a:extLst>
                                      </a:blip>
                                      <a:stretch>
                                        <a:fillRect/>
                                      </a:stretch>
                                    </pic:blipFill>
                                    <pic:spPr>
                                      <a:xfrm>
                                        <a:off x="0" y="0"/>
                                        <a:ext cx="3451984" cy="2872740"/>
                                      </a:xfrm>
                                      <a:prstGeom prst="rect">
                                        <a:avLst/>
                                      </a:prstGeom>
                                    </pic:spPr>
                                  </pic:pic>
                                </a:graphicData>
                              </a:graphic>
                            </wp:inline>
                          </w:drawing>
                        </w:r>
                      </w:p>
                      <w:p w14:paraId="33DB2577" w14:textId="77777777" w:rsidR="000C3215" w:rsidRDefault="000C3215" w:rsidP="009C7F93">
                        <w:pPr>
                          <w:rPr>
                            <w:rFonts w:ascii="Arial" w:hAnsi="Arial" w:cs="Arial"/>
                            <w:b/>
                            <w:sz w:val="18"/>
                            <w:szCs w:val="18"/>
                          </w:rPr>
                        </w:pPr>
                      </w:p>
                      <w:p w14:paraId="7CB0379F" w14:textId="0983F3A3" w:rsidR="000C3215" w:rsidRPr="00D51586" w:rsidRDefault="000C3215" w:rsidP="009C7F93">
                        <w:pPr>
                          <w:rPr>
                            <w:rFonts w:ascii="Arial" w:hAnsi="Arial" w:cs="Arial"/>
                            <w:sz w:val="18"/>
                            <w:szCs w:val="18"/>
                          </w:rPr>
                        </w:pPr>
                        <w:r>
                          <w:rPr>
                            <w:rFonts w:ascii="Arial" w:hAnsi="Arial" w:cs="Arial"/>
                            <w:b/>
                            <w:sz w:val="18"/>
                            <w:szCs w:val="18"/>
                          </w:rPr>
                          <w:br/>
                          <w:t xml:space="preserve">Figure 4. </w:t>
                        </w:r>
                        <w:r>
                          <w:rPr>
                            <w:rFonts w:ascii="Arial" w:hAnsi="Arial" w:cs="Arial"/>
                            <w:sz w:val="18"/>
                            <w:szCs w:val="18"/>
                          </w:rPr>
                          <w:t xml:space="preserve"> Flow of data and biological samples from Research Projects to Cores.</w:t>
                        </w:r>
                      </w:p>
                      <w:p w14:paraId="0F52DA5B" w14:textId="77777777" w:rsidR="000C3215" w:rsidRDefault="000C3215"/>
                    </w:txbxContent>
                  </v:textbox>
                  <w10:wrap type="tight"/>
                </v:shape>
              </w:pict>
            </mc:Fallback>
          </mc:AlternateContent>
        </w:r>
      </w:ins>
      <w:del w:id="565" w:author="Ryan Essex" w:date="2016-02-29T10:14:00Z">
        <w:r w:rsidR="00C063E4" w:rsidRPr="00726A93" w:rsidDel="00B65C8B">
          <w:rPr>
            <w:rStyle w:val="Heading2Char"/>
            <w:rPrChange w:id="566">
              <w:rPr>
                <w:noProof/>
              </w:rPr>
            </w:rPrChange>
          </w:rPr>
          <mc:AlternateContent>
            <mc:Choice Requires="wps">
              <w:drawing>
                <wp:anchor distT="0" distB="0" distL="114300" distR="114300" simplePos="0" relativeHeight="251643904" behindDoc="0" locked="0" layoutInCell="1" allowOverlap="1" wp14:anchorId="2E5D97FF" wp14:editId="570AD33B">
                  <wp:simplePos x="0" y="0"/>
                  <wp:positionH relativeFrom="column">
                    <wp:posOffset>-62865</wp:posOffset>
                  </wp:positionH>
                  <wp:positionV relativeFrom="paragraph">
                    <wp:posOffset>83820</wp:posOffset>
                  </wp:positionV>
                  <wp:extent cx="3657600" cy="3352800"/>
                  <wp:effectExtent l="0" t="0" r="0" b="0"/>
                  <wp:wrapTight wrapText="bothSides">
                    <wp:wrapPolygon edited="0">
                      <wp:start x="150" y="0"/>
                      <wp:lineTo x="150" y="21436"/>
                      <wp:lineTo x="21300" y="21436"/>
                      <wp:lineTo x="21300" y="0"/>
                      <wp:lineTo x="150" y="0"/>
                    </wp:wrapPolygon>
                  </wp:wrapTight>
                  <wp:docPr id="13" name="Text Box 13"/>
                  <wp:cNvGraphicFramePr/>
                  <a:graphic xmlns:a="http://schemas.openxmlformats.org/drawingml/2006/main">
                    <a:graphicData uri="http://schemas.microsoft.com/office/word/2010/wordprocessingShape">
                      <wps:wsp>
                        <wps:cNvSpPr txBox="1"/>
                        <wps:spPr>
                          <a:xfrm>
                            <a:off x="0" y="0"/>
                            <a:ext cx="3657600" cy="3352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234125" w14:textId="77777777" w:rsidR="000C3215" w:rsidRDefault="000C3215" w:rsidP="009C7F93">
                              <w:pPr>
                                <w:rPr>
                                  <w:rFonts w:ascii="Arial" w:hAnsi="Arial" w:cs="Arial"/>
                                  <w:b/>
                                  <w:sz w:val="18"/>
                                  <w:szCs w:val="18"/>
                                </w:rPr>
                              </w:pPr>
                            </w:p>
                            <w:p w14:paraId="51828221" w14:textId="1DF2B91C" w:rsidR="000C3215" w:rsidRDefault="000C3215" w:rsidP="009C7F93">
                              <w:pPr>
                                <w:rPr>
                                  <w:rFonts w:ascii="Arial" w:hAnsi="Arial" w:cs="Arial"/>
                                  <w:b/>
                                  <w:sz w:val="18"/>
                                  <w:szCs w:val="18"/>
                                </w:rPr>
                              </w:pPr>
                              <w:r w:rsidRPr="00682B0E">
                                <w:rPr>
                                  <w:rFonts w:ascii="Arial" w:hAnsi="Arial" w:cs="Arial"/>
                                  <w:noProof/>
                                  <w:sz w:val="18"/>
                                  <w:szCs w:val="18"/>
                                </w:rPr>
                                <w:drawing>
                                  <wp:inline distT="0" distB="0" distL="0" distR="0" wp14:anchorId="38400BE5" wp14:editId="4CDEE48C">
                                    <wp:extent cx="3451984" cy="2872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 Strat Overall Figure 3 modified.png"/>
                                            <pic:cNvPicPr/>
                                          </pic:nvPicPr>
                                          <pic:blipFill>
                                            <a:blip r:embed="rId15">
                                              <a:extLst>
                                                <a:ext uri="{28A0092B-C50C-407E-A947-70E740481C1C}">
                                                  <a14:useLocalDpi xmlns:a14="http://schemas.microsoft.com/office/drawing/2010/main" val="0"/>
                                                </a:ext>
                                              </a:extLst>
                                            </a:blip>
                                            <a:stretch>
                                              <a:fillRect/>
                                            </a:stretch>
                                          </pic:blipFill>
                                          <pic:spPr>
                                            <a:xfrm>
                                              <a:off x="0" y="0"/>
                                              <a:ext cx="3451984" cy="2872740"/>
                                            </a:xfrm>
                                            <a:prstGeom prst="rect">
                                              <a:avLst/>
                                            </a:prstGeom>
                                          </pic:spPr>
                                        </pic:pic>
                                      </a:graphicData>
                                    </a:graphic>
                                  </wp:inline>
                                </w:drawing>
                              </w:r>
                            </w:p>
                            <w:p w14:paraId="012B7ED9" w14:textId="77777777" w:rsidR="000C3215" w:rsidRPr="00D51586" w:rsidRDefault="000C3215" w:rsidP="009C7F93">
                              <w:pPr>
                                <w:rPr>
                                  <w:rFonts w:ascii="Arial" w:hAnsi="Arial" w:cs="Arial"/>
                                  <w:sz w:val="18"/>
                                  <w:szCs w:val="18"/>
                                </w:rPr>
                              </w:pPr>
                              <w:r>
                                <w:rPr>
                                  <w:rFonts w:ascii="Arial" w:hAnsi="Arial" w:cs="Arial"/>
                                  <w:b/>
                                  <w:sz w:val="18"/>
                                  <w:szCs w:val="18"/>
                                </w:rPr>
                                <w:t xml:space="preserve">Figure 4. </w:t>
                              </w:r>
                              <w:r>
                                <w:rPr>
                                  <w:rFonts w:ascii="Arial" w:hAnsi="Arial" w:cs="Arial"/>
                                  <w:sz w:val="18"/>
                                  <w:szCs w:val="18"/>
                                </w:rPr>
                                <w:t xml:space="preserve"> Flow of data and biological samples from Research Projects to Cores.</w:t>
                              </w:r>
                            </w:p>
                            <w:p w14:paraId="3702FB86" w14:textId="77777777" w:rsidR="000C3215" w:rsidRDefault="000C32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margin-left:-4.9pt;margin-top:6.6pt;width:4in;height:26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" filled="f" stroked="f">
                  <v:textbox>
                    <w:txbxContent>
                      <w:p w14:paraId="7F234125" w14:textId="77777777" w:rsidR="000C3215" w:rsidRDefault="000C3215" w:rsidP="009C7F93">
                        <w:pPr>
                          <w:rPr>
                            <w:rFonts w:ascii="Arial" w:hAnsi="Arial" w:cs="Arial"/>
                            <w:b/>
                            <w:sz w:val="18"/>
                            <w:szCs w:val="18"/>
                          </w:rPr>
                        </w:pPr>
                      </w:p>
                      <w:p w14:paraId="51828221" w14:textId="1DF2B91C" w:rsidR="000C3215" w:rsidRDefault="000C3215" w:rsidP="009C7F93">
                        <w:pPr>
                          <w:rPr>
                            <w:rFonts w:ascii="Arial" w:hAnsi="Arial" w:cs="Arial"/>
                            <w:b/>
                            <w:sz w:val="18"/>
                            <w:szCs w:val="18"/>
                          </w:rPr>
                        </w:pPr>
                        <w:r w:rsidRPr="00682B0E">
                          <w:rPr>
                            <w:rFonts w:ascii="Arial" w:hAnsi="Arial" w:cs="Arial"/>
                            <w:noProof/>
                            <w:sz w:val="18"/>
                            <w:szCs w:val="18"/>
                          </w:rPr>
                          <w:drawing>
                            <wp:inline distT="0" distB="0" distL="0" distR="0" wp14:anchorId="38400BE5" wp14:editId="4CDEE48C">
                              <wp:extent cx="3451984" cy="2872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 Strat Overall Figure 3 modified.png"/>
                                      <pic:cNvPicPr/>
                                    </pic:nvPicPr>
                                    <pic:blipFill>
                                      <a:blip r:embed="rId15">
                                        <a:extLst>
                                          <a:ext uri="{28A0092B-C50C-407E-A947-70E740481C1C}">
                                            <a14:useLocalDpi xmlns:a14="http://schemas.microsoft.com/office/drawing/2010/main" val="0"/>
                                          </a:ext>
                                        </a:extLst>
                                      </a:blip>
                                      <a:stretch>
                                        <a:fillRect/>
                                      </a:stretch>
                                    </pic:blipFill>
                                    <pic:spPr>
                                      <a:xfrm>
                                        <a:off x="0" y="0"/>
                                        <a:ext cx="3451984" cy="2872740"/>
                                      </a:xfrm>
                                      <a:prstGeom prst="rect">
                                        <a:avLst/>
                                      </a:prstGeom>
                                    </pic:spPr>
                                  </pic:pic>
                                </a:graphicData>
                              </a:graphic>
                            </wp:inline>
                          </w:drawing>
                        </w:r>
                      </w:p>
                      <w:p w14:paraId="012B7ED9" w14:textId="77777777" w:rsidR="000C3215" w:rsidRPr="00D51586" w:rsidRDefault="000C3215" w:rsidP="009C7F93">
                        <w:pPr>
                          <w:rPr>
                            <w:rFonts w:ascii="Arial" w:hAnsi="Arial" w:cs="Arial"/>
                            <w:sz w:val="18"/>
                            <w:szCs w:val="18"/>
                          </w:rPr>
                        </w:pPr>
                        <w:r>
                          <w:rPr>
                            <w:rFonts w:ascii="Arial" w:hAnsi="Arial" w:cs="Arial"/>
                            <w:b/>
                            <w:sz w:val="18"/>
                            <w:szCs w:val="18"/>
                          </w:rPr>
                          <w:t xml:space="preserve">Figure 4. </w:t>
                        </w:r>
                        <w:r>
                          <w:rPr>
                            <w:rFonts w:ascii="Arial" w:hAnsi="Arial" w:cs="Arial"/>
                            <w:sz w:val="18"/>
                            <w:szCs w:val="18"/>
                          </w:rPr>
                          <w:t xml:space="preserve"> Flow of data and biological samples from Research Projects to Cores.</w:t>
                        </w:r>
                      </w:p>
                      <w:p w14:paraId="3702FB86" w14:textId="77777777" w:rsidR="000C3215" w:rsidRDefault="000C3215"/>
                    </w:txbxContent>
                  </v:textbox>
                  <w10:wrap type="tight"/>
                </v:shape>
              </w:pict>
            </mc:Fallback>
          </mc:AlternateContent>
        </w:r>
        <w:r w:rsidR="0094107B" w:rsidRPr="00726A93" w:rsidDel="00B65C8B">
          <w:rPr>
            <w:rStyle w:val="Heading2Char"/>
            <w:rPrChange w:id="567" w:author="Ryan Essex" w:date="2016-02-26T19:51:00Z">
              <w:rPr/>
            </w:rPrChange>
          </w:rPr>
          <w:delText>B</w:delText>
        </w:r>
      </w:del>
      <w:r w:rsidR="00A747F1">
        <w:rPr>
          <w:rStyle w:val="Heading2Char"/>
        </w:rPr>
        <w:t>3</w:t>
      </w:r>
      <w:r w:rsidR="0094107B" w:rsidRPr="00726A93">
        <w:rPr>
          <w:rStyle w:val="Heading2Char"/>
          <w:rPrChange w:id="568" w:author="Ryan Essex" w:date="2016-02-26T19:51:00Z">
            <w:rPr/>
          </w:rPrChange>
        </w:rPr>
        <w:t>.2.3. Public Engagement Core (</w:t>
      </w:r>
      <w:proofErr w:type="spellStart"/>
      <w:r w:rsidR="0094107B" w:rsidRPr="00726A93">
        <w:rPr>
          <w:rStyle w:val="Heading2Char"/>
          <w:rPrChange w:id="569" w:author="Ryan Essex" w:date="2016-02-26T19:51:00Z">
            <w:rPr/>
          </w:rPrChange>
        </w:rPr>
        <w:t>Moshé</w:t>
      </w:r>
      <w:proofErr w:type="spellEnd"/>
      <w:r w:rsidR="0094107B" w:rsidRPr="00726A93">
        <w:rPr>
          <w:rStyle w:val="Heading2Char"/>
          <w:rPrChange w:id="570" w:author="Ryan Essex" w:date="2016-02-26T19:51:00Z">
            <w:rPr/>
          </w:rPrChange>
        </w:rPr>
        <w:t>/</w:t>
      </w:r>
      <w:proofErr w:type="spellStart"/>
      <w:r w:rsidR="0094107B" w:rsidRPr="00726A93">
        <w:rPr>
          <w:rStyle w:val="Heading2Char"/>
          <w:rPrChange w:id="571" w:author="Ryan Essex" w:date="2016-02-26T19:51:00Z">
            <w:rPr/>
          </w:rPrChange>
        </w:rPr>
        <w:t>Jette</w:t>
      </w:r>
      <w:proofErr w:type="spellEnd"/>
      <w:r w:rsidR="0094107B" w:rsidRPr="00726A93">
        <w:rPr>
          <w:rStyle w:val="Heading2Char"/>
          <w:rPrChange w:id="572" w:author="Ryan Essex" w:date="2016-02-26T19:51:00Z">
            <w:rPr/>
          </w:rPrChange>
        </w:rPr>
        <w:t>):</w:t>
      </w:r>
      <w:r w:rsidR="0094107B">
        <w:t xml:space="preserve"> </w:t>
      </w:r>
      <w:r w:rsidR="0094107B" w:rsidRPr="008D6C97">
        <w:t xml:space="preserve">The overarching goal of the Public Engagement Core is to actively engage and partner patients and the public with investigators in the development of effective strategies to successfully design and complete clinical research studies including future trials of </w:t>
      </w:r>
      <w:r w:rsidR="0094107B">
        <w:t>prevention therapy in epilepsy.</w:t>
      </w:r>
      <w:r w:rsidR="0094107B" w:rsidRPr="008D6C97">
        <w:t xml:space="preserve"> We </w:t>
      </w:r>
      <w:r w:rsidR="0094107B">
        <w:t xml:space="preserve">have </w:t>
      </w:r>
      <w:r w:rsidR="0094107B" w:rsidRPr="008D6C97">
        <w:t>formed a consortium of consumer groups, health organizations, scientific (professional) societies</w:t>
      </w:r>
      <w:r w:rsidR="0094107B">
        <w:t>,</w:t>
      </w:r>
      <w:r w:rsidR="0094107B" w:rsidRPr="008D6C97">
        <w:t xml:space="preserve"> and investigators to allow the public to be involved in the design of antiepileptogenic clinical trials, including research strategies, successful enrol</w:t>
      </w:r>
      <w:r w:rsidR="0094107B" w:rsidRPr="008D6C97">
        <w:t>l</w:t>
      </w:r>
      <w:r w:rsidR="0094107B" w:rsidRPr="008D6C97">
        <w:t xml:space="preserve">ment, and retention. </w:t>
      </w:r>
      <w:r w:rsidR="0094107B">
        <w:t xml:space="preserve">We anticipate that </w:t>
      </w:r>
      <w:r w:rsidR="0094107B" w:rsidRPr="001F017C">
        <w:t>the ident</w:t>
      </w:r>
      <w:r w:rsidR="0094107B" w:rsidRPr="001F017C">
        <w:t>i</w:t>
      </w:r>
      <w:r w:rsidR="0094107B" w:rsidRPr="001F017C">
        <w:t xml:space="preserve">fied effective strategies and knowledge transfer plans will be assessed and hopefully adopted and implemented by </w:t>
      </w:r>
      <w:r w:rsidR="0094107B">
        <w:t>other groups involved in similar outcomes research as well as governmental and non-</w:t>
      </w:r>
      <w:r w:rsidR="0094107B" w:rsidRPr="001F017C">
        <w:t xml:space="preserve">governmental </w:t>
      </w:r>
      <w:r w:rsidR="0094107B">
        <w:t xml:space="preserve">health </w:t>
      </w:r>
      <w:r w:rsidR="0094107B" w:rsidRPr="001F017C">
        <w:t>organiz</w:t>
      </w:r>
      <w:r w:rsidR="0094107B" w:rsidRPr="001F017C">
        <w:t>a</w:t>
      </w:r>
      <w:r w:rsidR="0094107B" w:rsidRPr="001F017C">
        <w:t>tions</w:t>
      </w:r>
      <w:r w:rsidR="0094107B">
        <w:t>.</w:t>
      </w:r>
    </w:p>
    <w:p w14:paraId="5556538D" w14:textId="77777777" w:rsidR="00C063E4" w:rsidRDefault="00C063E4">
      <w:pPr>
        <w:pStyle w:val="NoSpacing"/>
        <w:spacing w:afterLines="35" w:after="84"/>
        <w:pPrChange w:id="573" w:author="Ryan Essex" w:date="2016-02-26T19:51:00Z">
          <w:pPr/>
        </w:pPrChange>
      </w:pPr>
    </w:p>
    <w:p w14:paraId="333B8276" w14:textId="429AAF9D" w:rsidR="0011683F" w:rsidRPr="00325CC9" w:rsidRDefault="00367F88" w:rsidP="00325CC9">
      <w:pPr>
        <w:pStyle w:val="Heading2"/>
        <w:spacing w:afterLines="35" w:after="84"/>
      </w:pPr>
      <w:del w:id="574" w:author="Ryan Essex" w:date="2016-02-29T10:14:00Z">
        <w:r w:rsidDel="00B65C8B">
          <w:delText>B</w:delText>
        </w:r>
      </w:del>
      <w:r w:rsidR="00A747F1">
        <w:t>3</w:t>
      </w:r>
      <w:r>
        <w:t>.2.</w:t>
      </w:r>
      <w:del w:id="575" w:author="Ryan Essex" w:date="2016-02-29T15:25:00Z">
        <w:r w:rsidR="002B3C7D" w:rsidDel="00121D6B">
          <w:delText>5</w:delText>
        </w:r>
      </w:del>
      <w:ins w:id="576" w:author="Ryan Essex" w:date="2016-02-29T15:25:00Z">
        <w:r w:rsidR="00121D6B">
          <w:t>4</w:t>
        </w:r>
      </w:ins>
      <w:r w:rsidR="0013181A" w:rsidRPr="00BA080D">
        <w:t>. Research Projects</w:t>
      </w:r>
      <w:r w:rsidR="0013181A" w:rsidRPr="00A747F1">
        <w:rPr>
          <w:rStyle w:val="NoSpacingChar"/>
          <w:b w:val="0"/>
        </w:rPr>
        <w:t xml:space="preserve">: </w:t>
      </w:r>
      <w:r w:rsidR="0013181A" w:rsidRPr="00A747F1">
        <w:rPr>
          <w:rStyle w:val="NoSpacingChar"/>
          <w:b w:val="0"/>
          <w:rPrChange w:id="577" w:author="Ryan Essex" w:date="2016-02-29T10:15:00Z">
            <w:rPr>
              <w:rFonts w:ascii="Times New Roman" w:hAnsi="Times New Roman"/>
              <w:sz w:val="24"/>
              <w:szCs w:val="24"/>
            </w:rPr>
          </w:rPrChange>
        </w:rPr>
        <w:t xml:space="preserve">The </w:t>
      </w:r>
      <w:proofErr w:type="gramStart"/>
      <w:r w:rsidR="0013181A" w:rsidRPr="00A747F1">
        <w:rPr>
          <w:rStyle w:val="NoSpacingChar"/>
          <w:b w:val="0"/>
          <w:rPrChange w:id="578" w:author="Ryan Essex" w:date="2016-02-29T10:15:00Z">
            <w:rPr>
              <w:rFonts w:ascii="Times New Roman" w:hAnsi="Times New Roman"/>
              <w:sz w:val="24"/>
              <w:szCs w:val="24"/>
            </w:rPr>
          </w:rPrChange>
        </w:rPr>
        <w:t xml:space="preserve">relationships among Research Projects </w:t>
      </w:r>
      <w:r w:rsidR="00C458F9" w:rsidRPr="00A747F1">
        <w:rPr>
          <w:rStyle w:val="NoSpacingChar"/>
          <w:b w:val="0"/>
          <w:rPrChange w:id="579" w:author="Ryan Essex" w:date="2016-02-29T10:15:00Z">
            <w:rPr>
              <w:rFonts w:ascii="Times New Roman" w:hAnsi="Times New Roman"/>
              <w:sz w:val="24"/>
              <w:szCs w:val="24"/>
            </w:rPr>
          </w:rPrChange>
        </w:rPr>
        <w:t>and Cores is</w:t>
      </w:r>
      <w:proofErr w:type="gramEnd"/>
      <w:r w:rsidR="00C458F9" w:rsidRPr="00A747F1">
        <w:rPr>
          <w:rStyle w:val="NoSpacingChar"/>
          <w:b w:val="0"/>
          <w:rPrChange w:id="580" w:author="Ryan Essex" w:date="2016-02-29T10:15:00Z">
            <w:rPr>
              <w:rFonts w:ascii="Times New Roman" w:hAnsi="Times New Roman"/>
              <w:sz w:val="24"/>
              <w:szCs w:val="24"/>
            </w:rPr>
          </w:rPrChange>
        </w:rPr>
        <w:t xml:space="preserve"> illustrated in </w:t>
      </w:r>
      <w:r w:rsidR="00C458F9" w:rsidRPr="00B65C8B">
        <w:rPr>
          <w:rStyle w:val="NoSpacingChar"/>
          <w:rPrChange w:id="581" w:author="Ryan Essex" w:date="2016-02-29T10:15:00Z">
            <w:rPr>
              <w:rFonts w:ascii="Times New Roman" w:hAnsi="Times New Roman"/>
              <w:sz w:val="24"/>
              <w:szCs w:val="24"/>
            </w:rPr>
          </w:rPrChange>
        </w:rPr>
        <w:t>Figure</w:t>
      </w:r>
      <w:r w:rsidR="0013181A" w:rsidRPr="00B65C8B">
        <w:rPr>
          <w:rStyle w:val="NoSpacingChar"/>
          <w:rPrChange w:id="582" w:author="Ryan Essex" w:date="2016-02-29T10:15:00Z">
            <w:rPr>
              <w:rFonts w:ascii="Times New Roman" w:hAnsi="Times New Roman"/>
              <w:b w:val="0"/>
              <w:sz w:val="24"/>
              <w:szCs w:val="24"/>
            </w:rPr>
          </w:rPrChange>
        </w:rPr>
        <w:t xml:space="preserve"> </w:t>
      </w:r>
      <w:r w:rsidR="00042529" w:rsidRPr="00B65C8B">
        <w:rPr>
          <w:rStyle w:val="NoSpacingChar"/>
          <w:rPrChange w:id="583" w:author="Ryan Essex" w:date="2016-02-29T10:15:00Z">
            <w:rPr>
              <w:rFonts w:ascii="Times New Roman" w:hAnsi="Times New Roman"/>
              <w:b w:val="0"/>
              <w:sz w:val="24"/>
              <w:szCs w:val="24"/>
            </w:rPr>
          </w:rPrChange>
        </w:rPr>
        <w:t>4</w:t>
      </w:r>
      <w:r w:rsidR="0013181A" w:rsidRPr="00B65C8B">
        <w:rPr>
          <w:rStyle w:val="NoSpacingChar"/>
          <w:rPrChange w:id="584" w:author="Ryan Essex" w:date="2016-02-29T10:15:00Z">
            <w:rPr>
              <w:rFonts w:ascii="Times New Roman" w:hAnsi="Times New Roman"/>
              <w:sz w:val="24"/>
              <w:szCs w:val="24"/>
            </w:rPr>
          </w:rPrChange>
        </w:rPr>
        <w:t>. Table</w:t>
      </w:r>
      <w:r w:rsidR="0013181A" w:rsidRPr="00B65C8B">
        <w:rPr>
          <w:rStyle w:val="NoSpacingChar"/>
          <w:rPrChange w:id="585" w:author="Ryan Essex" w:date="2016-02-29T10:14:00Z">
            <w:rPr>
              <w:rFonts w:ascii="Times New Roman" w:hAnsi="Times New Roman"/>
              <w:sz w:val="24"/>
              <w:szCs w:val="24"/>
            </w:rPr>
          </w:rPrChange>
        </w:rPr>
        <w:t xml:space="preserve"> </w:t>
      </w:r>
      <w:r w:rsidR="002B3C7D" w:rsidRPr="00B65C8B">
        <w:rPr>
          <w:rStyle w:val="NoSpacingChar"/>
          <w:rPrChange w:id="586" w:author="Ryan Essex" w:date="2016-02-29T10:14:00Z">
            <w:rPr>
              <w:rFonts w:ascii="Times New Roman" w:hAnsi="Times New Roman"/>
              <w:b w:val="0"/>
              <w:sz w:val="24"/>
              <w:szCs w:val="24"/>
            </w:rPr>
          </w:rPrChange>
        </w:rPr>
        <w:t>2</w:t>
      </w:r>
      <w:r w:rsidR="0013181A" w:rsidRPr="00B65C8B">
        <w:rPr>
          <w:rStyle w:val="NoSpacingChar"/>
          <w:rPrChange w:id="587" w:author="Ryan Essex" w:date="2016-02-29T10:14:00Z">
            <w:rPr>
              <w:rFonts w:ascii="Times New Roman" w:hAnsi="Times New Roman"/>
              <w:sz w:val="24"/>
              <w:szCs w:val="24"/>
            </w:rPr>
          </w:rPrChange>
        </w:rPr>
        <w:t xml:space="preserve">. </w:t>
      </w:r>
      <w:r w:rsidR="000D7726" w:rsidRPr="00A747F1">
        <w:rPr>
          <w:rStyle w:val="NoSpacingChar"/>
          <w:b w:val="0"/>
          <w:rPrChange w:id="588" w:author="Ryan Essex" w:date="2016-02-29T10:14:00Z">
            <w:rPr>
              <w:rFonts w:ascii="Times New Roman" w:hAnsi="Times New Roman"/>
              <w:sz w:val="24"/>
              <w:szCs w:val="24"/>
            </w:rPr>
          </w:rPrChange>
        </w:rPr>
        <w:t>D</w:t>
      </w:r>
      <w:r w:rsidR="0013181A" w:rsidRPr="00A747F1">
        <w:rPr>
          <w:rStyle w:val="NoSpacingChar"/>
          <w:b w:val="0"/>
          <w:rPrChange w:id="589" w:author="Ryan Essex" w:date="2016-02-29T10:14:00Z">
            <w:rPr>
              <w:rFonts w:ascii="Times New Roman" w:hAnsi="Times New Roman"/>
              <w:sz w:val="24"/>
              <w:szCs w:val="24"/>
            </w:rPr>
          </w:rPrChange>
        </w:rPr>
        <w:t xml:space="preserve">emonstrates how </w:t>
      </w:r>
      <w:r w:rsidR="00084359" w:rsidRPr="00A747F1">
        <w:rPr>
          <w:rStyle w:val="NoSpacingChar"/>
          <w:b w:val="0"/>
          <w:rPrChange w:id="590" w:author="Ryan Essex" w:date="2016-02-29T10:14:00Z">
            <w:rPr>
              <w:rFonts w:ascii="Times New Roman" w:hAnsi="Times New Roman"/>
              <w:sz w:val="24"/>
              <w:szCs w:val="24"/>
            </w:rPr>
          </w:rPrChange>
        </w:rPr>
        <w:t>data derived from the individual</w:t>
      </w:r>
      <w:r w:rsidR="0013181A" w:rsidRPr="00A747F1">
        <w:rPr>
          <w:rStyle w:val="NoSpacingChar"/>
          <w:b w:val="0"/>
          <w:rPrChange w:id="591" w:author="Ryan Essex" w:date="2016-02-29T10:14:00Z">
            <w:rPr>
              <w:rFonts w:ascii="Times New Roman" w:hAnsi="Times New Roman"/>
              <w:sz w:val="24"/>
              <w:szCs w:val="24"/>
            </w:rPr>
          </w:rPrChange>
        </w:rPr>
        <w:t xml:space="preserve"> Research Projects are </w:t>
      </w:r>
      <w:r w:rsidR="00084359" w:rsidRPr="00A747F1">
        <w:rPr>
          <w:rStyle w:val="NoSpacingChar"/>
          <w:b w:val="0"/>
          <w:rPrChange w:id="592" w:author="Ryan Essex" w:date="2016-02-29T10:14:00Z">
            <w:rPr>
              <w:rFonts w:ascii="Times New Roman" w:hAnsi="Times New Roman"/>
              <w:sz w:val="24"/>
              <w:szCs w:val="24"/>
            </w:rPr>
          </w:rPrChange>
        </w:rPr>
        <w:t>interrelated.</w:t>
      </w:r>
      <w:r w:rsidR="007102FB" w:rsidRPr="00A747F1">
        <w:rPr>
          <w:rStyle w:val="NoSpacingChar"/>
          <w:b w:val="0"/>
          <w:rPrChange w:id="593" w:author="Ryan Essex" w:date="2016-02-29T10:14:00Z">
            <w:rPr>
              <w:rFonts w:ascii="Times New Roman" w:hAnsi="Times New Roman"/>
              <w:sz w:val="24"/>
              <w:szCs w:val="24"/>
            </w:rPr>
          </w:rPrChange>
        </w:rPr>
        <w:t xml:space="preserve"> </w:t>
      </w:r>
    </w:p>
    <w:tbl>
      <w:tblPr>
        <w:tblStyle w:val="TableGrid"/>
        <w:tblW w:w="10908" w:type="dxa"/>
        <w:tblLayout w:type="fixed"/>
        <w:tblLook w:val="04A0" w:firstRow="1" w:lastRow="0" w:firstColumn="1" w:lastColumn="0" w:noHBand="0" w:noVBand="1"/>
      </w:tblPr>
      <w:tblGrid>
        <w:gridCol w:w="1278"/>
        <w:gridCol w:w="990"/>
        <w:gridCol w:w="6840"/>
        <w:gridCol w:w="1800"/>
      </w:tblGrid>
      <w:tr w:rsidR="000249CA" w14:paraId="00EEE4EE" w14:textId="77777777" w:rsidTr="006131E6">
        <w:tc>
          <w:tcPr>
            <w:tcW w:w="1278" w:type="dxa"/>
          </w:tcPr>
          <w:p w14:paraId="55DC707A" w14:textId="46AC2D0F" w:rsidR="00E273FE" w:rsidRPr="00682B0E" w:rsidRDefault="00683BB4" w:rsidP="005F5BEF">
            <w:pPr>
              <w:spacing w:afterLines="35" w:after="84"/>
              <w:rPr>
                <w:rFonts w:ascii="Arial" w:hAnsi="Arial" w:cs="Arial"/>
                <w:sz w:val="16"/>
                <w:szCs w:val="16"/>
              </w:rPr>
            </w:pPr>
            <w:r w:rsidRPr="00682B0E">
              <w:rPr>
                <w:rFonts w:ascii="Arial" w:hAnsi="Arial" w:cs="Arial"/>
                <w:sz w:val="16"/>
                <w:szCs w:val="16"/>
              </w:rPr>
              <w:t>Project</w:t>
            </w:r>
          </w:p>
        </w:tc>
        <w:tc>
          <w:tcPr>
            <w:tcW w:w="990" w:type="dxa"/>
          </w:tcPr>
          <w:p w14:paraId="04D3E066"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Goals</w:t>
            </w:r>
          </w:p>
        </w:tc>
        <w:tc>
          <w:tcPr>
            <w:tcW w:w="6840" w:type="dxa"/>
          </w:tcPr>
          <w:p w14:paraId="4F5467FE"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Hypothesis</w:t>
            </w:r>
          </w:p>
        </w:tc>
        <w:tc>
          <w:tcPr>
            <w:tcW w:w="1800" w:type="dxa"/>
          </w:tcPr>
          <w:p w14:paraId="74266B4A"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Deliverables</w:t>
            </w:r>
          </w:p>
        </w:tc>
      </w:tr>
      <w:tr w:rsidR="000249CA" w14:paraId="34DD5F25" w14:textId="77777777" w:rsidTr="006131E6">
        <w:tc>
          <w:tcPr>
            <w:tcW w:w="1278" w:type="dxa"/>
          </w:tcPr>
          <w:p w14:paraId="67D13947"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w:t>
            </w:r>
          </w:p>
        </w:tc>
        <w:tc>
          <w:tcPr>
            <w:tcW w:w="990" w:type="dxa"/>
          </w:tcPr>
          <w:p w14:paraId="608F492F"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1,2</w:t>
            </w:r>
          </w:p>
        </w:tc>
        <w:tc>
          <w:tcPr>
            <w:tcW w:w="6840" w:type="dxa"/>
          </w:tcPr>
          <w:p w14:paraId="73F7870F" w14:textId="6056DE3D" w:rsidR="000249CA" w:rsidRPr="00682B0E" w:rsidRDefault="007D5C61" w:rsidP="005F5BEF">
            <w:pPr>
              <w:spacing w:afterLines="35" w:after="84"/>
              <w:rPr>
                <w:rFonts w:ascii="Arial" w:hAnsi="Arial" w:cs="Arial"/>
                <w:sz w:val="16"/>
                <w:szCs w:val="16"/>
              </w:rPr>
            </w:pPr>
            <w:r>
              <w:rPr>
                <w:rFonts w:ascii="Arial" w:hAnsi="Arial" w:cs="Arial"/>
                <w:sz w:val="16"/>
                <w:szCs w:val="16"/>
              </w:rPr>
              <w:t>T</w:t>
            </w:r>
            <w:r w:rsidR="000249CA" w:rsidRPr="00682B0E">
              <w:rPr>
                <w:rFonts w:ascii="Arial" w:hAnsi="Arial" w:cs="Arial"/>
                <w:sz w:val="16"/>
                <w:szCs w:val="16"/>
              </w:rPr>
              <w:t>emporal lobe TBI in the rat will result in electrophysiological</w:t>
            </w:r>
            <w:r w:rsidR="000249CA" w:rsidRPr="00682B0E">
              <w:rPr>
                <w:rFonts w:ascii="Arial" w:hAnsi="Arial" w:cs="Arial"/>
                <w:b/>
                <w:i/>
                <w:sz w:val="16"/>
                <w:szCs w:val="16"/>
                <w:u w:val="single"/>
              </w:rPr>
              <w:t xml:space="preserve"> </w:t>
            </w:r>
            <w:r w:rsidR="000249CA" w:rsidRPr="00682B0E">
              <w:rPr>
                <w:rFonts w:ascii="Arial" w:hAnsi="Arial" w:cs="Arial"/>
                <w:sz w:val="16"/>
                <w:szCs w:val="16"/>
              </w:rPr>
              <w:t>(</w:t>
            </w:r>
            <w:proofErr w:type="spellStart"/>
            <w:r w:rsidR="000249CA" w:rsidRPr="00682B0E">
              <w:rPr>
                <w:rFonts w:ascii="Arial" w:hAnsi="Arial" w:cs="Arial"/>
                <w:sz w:val="16"/>
                <w:szCs w:val="16"/>
              </w:rPr>
              <w:t>pHFOs</w:t>
            </w:r>
            <w:proofErr w:type="spellEnd"/>
            <w:r w:rsidR="000249CA" w:rsidRPr="00682B0E">
              <w:rPr>
                <w:rFonts w:ascii="Arial" w:hAnsi="Arial" w:cs="Arial"/>
                <w:sz w:val="16"/>
                <w:szCs w:val="16"/>
              </w:rPr>
              <w:t xml:space="preserve">, </w:t>
            </w:r>
            <w:proofErr w:type="spellStart"/>
            <w:r w:rsidR="000249CA" w:rsidRPr="00682B0E">
              <w:rPr>
                <w:rFonts w:ascii="Arial" w:hAnsi="Arial" w:cs="Arial"/>
                <w:sz w:val="16"/>
                <w:szCs w:val="16"/>
              </w:rPr>
              <w:t>rHFOSs</w:t>
            </w:r>
            <w:proofErr w:type="spellEnd"/>
            <w:r w:rsidR="000249CA" w:rsidRPr="00682B0E">
              <w:rPr>
                <w:rFonts w:ascii="Arial" w:hAnsi="Arial" w:cs="Arial"/>
                <w:sz w:val="16"/>
                <w:szCs w:val="16"/>
              </w:rPr>
              <w:t>) abnormalities in the perilesional cortex and hippocampus</w:t>
            </w:r>
            <w:r w:rsidR="00DB1DD6" w:rsidRPr="00682B0E">
              <w:rPr>
                <w:rFonts w:ascii="Arial" w:hAnsi="Arial" w:cs="Arial"/>
                <w:sz w:val="16"/>
                <w:szCs w:val="16"/>
              </w:rPr>
              <w:t xml:space="preserve"> which predict epileptogenesis</w:t>
            </w:r>
          </w:p>
        </w:tc>
        <w:tc>
          <w:tcPr>
            <w:tcW w:w="1800" w:type="dxa"/>
          </w:tcPr>
          <w:p w14:paraId="7A05355E"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B, C</w:t>
            </w:r>
          </w:p>
        </w:tc>
      </w:tr>
      <w:tr w:rsidR="000249CA" w14:paraId="03C6D0D7" w14:textId="77777777" w:rsidTr="006131E6">
        <w:tc>
          <w:tcPr>
            <w:tcW w:w="1278" w:type="dxa"/>
          </w:tcPr>
          <w:p w14:paraId="2B97DBFE"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w:t>
            </w:r>
          </w:p>
        </w:tc>
        <w:tc>
          <w:tcPr>
            <w:tcW w:w="990" w:type="dxa"/>
          </w:tcPr>
          <w:p w14:paraId="7BDF7909"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1,2</w:t>
            </w:r>
          </w:p>
        </w:tc>
        <w:tc>
          <w:tcPr>
            <w:tcW w:w="6840" w:type="dxa"/>
          </w:tcPr>
          <w:p w14:paraId="47333F56" w14:textId="0516622A" w:rsidR="000249CA" w:rsidRPr="00682B0E" w:rsidRDefault="007D5C61" w:rsidP="005F5BEF">
            <w:pPr>
              <w:spacing w:afterLines="35" w:after="84"/>
              <w:rPr>
                <w:rFonts w:ascii="Arial" w:hAnsi="Arial" w:cs="Arial"/>
                <w:sz w:val="16"/>
                <w:szCs w:val="16"/>
              </w:rPr>
            </w:pPr>
            <w:r>
              <w:rPr>
                <w:rFonts w:ascii="Arial" w:hAnsi="Arial" w:cs="Arial"/>
                <w:sz w:val="16"/>
                <w:szCs w:val="16"/>
              </w:rPr>
              <w:t>T</w:t>
            </w:r>
            <w:r w:rsidR="000249CA" w:rsidRPr="00682B0E">
              <w:rPr>
                <w:rFonts w:ascii="Arial" w:hAnsi="Arial" w:cs="Arial"/>
                <w:sz w:val="16"/>
                <w:szCs w:val="16"/>
              </w:rPr>
              <w:t xml:space="preserve">emporal lobe TBI in the rat will result in structural pathology in </w:t>
            </w:r>
            <w:proofErr w:type="spellStart"/>
            <w:r w:rsidR="000249CA" w:rsidRPr="00682B0E">
              <w:rPr>
                <w:rFonts w:ascii="Arial" w:hAnsi="Arial" w:cs="Arial"/>
                <w:sz w:val="16"/>
                <w:szCs w:val="16"/>
              </w:rPr>
              <w:t>entorhinal</w:t>
            </w:r>
            <w:proofErr w:type="spellEnd"/>
            <w:r w:rsidR="000249CA" w:rsidRPr="00682B0E">
              <w:rPr>
                <w:rFonts w:ascii="Arial" w:hAnsi="Arial" w:cs="Arial"/>
                <w:sz w:val="16"/>
                <w:szCs w:val="16"/>
              </w:rPr>
              <w:t xml:space="preserve">-hippocampal, </w:t>
            </w:r>
            <w:proofErr w:type="spellStart"/>
            <w:r w:rsidR="000249CA" w:rsidRPr="00682B0E">
              <w:rPr>
                <w:rFonts w:ascii="Arial" w:hAnsi="Arial" w:cs="Arial"/>
                <w:sz w:val="16"/>
                <w:szCs w:val="16"/>
              </w:rPr>
              <w:t>septo</w:t>
            </w:r>
            <w:proofErr w:type="spellEnd"/>
            <w:r w:rsidR="000249CA" w:rsidRPr="00682B0E">
              <w:rPr>
                <w:rFonts w:ascii="Arial" w:hAnsi="Arial" w:cs="Arial"/>
                <w:sz w:val="16"/>
                <w:szCs w:val="16"/>
              </w:rPr>
              <w:t xml:space="preserve">-hippocampal, and </w:t>
            </w:r>
            <w:proofErr w:type="spellStart"/>
            <w:r w:rsidR="000249CA" w:rsidRPr="00682B0E">
              <w:rPr>
                <w:rFonts w:ascii="Arial" w:hAnsi="Arial" w:cs="Arial"/>
                <w:sz w:val="16"/>
                <w:szCs w:val="16"/>
              </w:rPr>
              <w:t>thalamo</w:t>
            </w:r>
            <w:proofErr w:type="spellEnd"/>
            <w:r w:rsidR="000249CA" w:rsidRPr="00682B0E">
              <w:rPr>
                <w:rFonts w:ascii="Arial" w:hAnsi="Arial" w:cs="Arial"/>
                <w:sz w:val="16"/>
                <w:szCs w:val="16"/>
              </w:rPr>
              <w:t>-cortical networks</w:t>
            </w:r>
            <w:r w:rsidR="00DB1DD6" w:rsidRPr="00682B0E">
              <w:rPr>
                <w:rFonts w:ascii="Arial" w:hAnsi="Arial" w:cs="Arial"/>
                <w:sz w:val="16"/>
                <w:szCs w:val="16"/>
              </w:rPr>
              <w:t xml:space="preserve"> detectable with MRI, which predict epileptogenesis</w:t>
            </w:r>
          </w:p>
        </w:tc>
        <w:tc>
          <w:tcPr>
            <w:tcW w:w="1800" w:type="dxa"/>
          </w:tcPr>
          <w:p w14:paraId="1411A3D5"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B, C</w:t>
            </w:r>
          </w:p>
        </w:tc>
      </w:tr>
      <w:tr w:rsidR="000249CA" w14:paraId="64934204" w14:textId="77777777" w:rsidTr="006131E6">
        <w:tc>
          <w:tcPr>
            <w:tcW w:w="1278" w:type="dxa"/>
          </w:tcPr>
          <w:p w14:paraId="7D466CE4"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w:t>
            </w:r>
          </w:p>
        </w:tc>
        <w:tc>
          <w:tcPr>
            <w:tcW w:w="990" w:type="dxa"/>
          </w:tcPr>
          <w:p w14:paraId="11CC6E27"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1,2</w:t>
            </w:r>
          </w:p>
        </w:tc>
        <w:tc>
          <w:tcPr>
            <w:tcW w:w="6840" w:type="dxa"/>
          </w:tcPr>
          <w:p w14:paraId="6AAA834A" w14:textId="61A2A40D"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TBI will induce changes in plasma proteins and/or microRNAs, which signal about ne</w:t>
            </w:r>
            <w:r w:rsidRPr="00682B0E">
              <w:rPr>
                <w:rFonts w:ascii="Arial" w:hAnsi="Arial" w:cs="Arial"/>
                <w:sz w:val="16"/>
                <w:szCs w:val="16"/>
              </w:rPr>
              <w:t>u</w:t>
            </w:r>
            <w:r w:rsidRPr="00682B0E">
              <w:rPr>
                <w:rFonts w:ascii="Arial" w:hAnsi="Arial" w:cs="Arial"/>
                <w:sz w:val="16"/>
                <w:szCs w:val="16"/>
              </w:rPr>
              <w:t>ronal/glial degeneration, axonal and dendritic injury, neuroinflammation, and metabolic changes</w:t>
            </w:r>
            <w:r w:rsidR="00DB1DD6" w:rsidRPr="00682B0E">
              <w:rPr>
                <w:rFonts w:ascii="Arial" w:hAnsi="Arial" w:cs="Arial"/>
                <w:sz w:val="16"/>
                <w:szCs w:val="16"/>
              </w:rPr>
              <w:t xml:space="preserve"> and predict </w:t>
            </w:r>
            <w:proofErr w:type="spellStart"/>
            <w:r w:rsidR="00DB1DD6" w:rsidRPr="00682B0E">
              <w:rPr>
                <w:rFonts w:ascii="Arial" w:hAnsi="Arial" w:cs="Arial"/>
                <w:sz w:val="16"/>
                <w:szCs w:val="16"/>
              </w:rPr>
              <w:t>epielptogenesis</w:t>
            </w:r>
            <w:proofErr w:type="spellEnd"/>
            <w:r w:rsidR="00DB1DD6" w:rsidRPr="00682B0E">
              <w:rPr>
                <w:rFonts w:ascii="Arial" w:hAnsi="Arial" w:cs="Arial"/>
                <w:sz w:val="16"/>
                <w:szCs w:val="16"/>
              </w:rPr>
              <w:t xml:space="preserve"> and inform of potential treatment targets</w:t>
            </w:r>
          </w:p>
        </w:tc>
        <w:tc>
          <w:tcPr>
            <w:tcW w:w="1800" w:type="dxa"/>
          </w:tcPr>
          <w:p w14:paraId="2A7BA5C5"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B, C</w:t>
            </w:r>
          </w:p>
        </w:tc>
      </w:tr>
      <w:tr w:rsidR="000249CA" w14:paraId="6CEF7E6B" w14:textId="77777777" w:rsidTr="006131E6">
        <w:tc>
          <w:tcPr>
            <w:tcW w:w="1278" w:type="dxa"/>
          </w:tcPr>
          <w:p w14:paraId="0058904A"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2</w:t>
            </w:r>
          </w:p>
        </w:tc>
        <w:tc>
          <w:tcPr>
            <w:tcW w:w="990" w:type="dxa"/>
          </w:tcPr>
          <w:p w14:paraId="60A40B85"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2,3,4</w:t>
            </w:r>
          </w:p>
        </w:tc>
        <w:tc>
          <w:tcPr>
            <w:tcW w:w="6840" w:type="dxa"/>
          </w:tcPr>
          <w:p w14:paraId="105AE6B4" w14:textId="1607FEDA"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 xml:space="preserve">A multi-modality rapid screening platform for target relevance and engagement, modification of early stage post-TBI seizures, EEG and plasma biomarkers and persistence of effects beyond treatment exposure helps select optimal treatment protocols for candidate </w:t>
            </w:r>
            <w:r w:rsidR="00A75803" w:rsidRPr="00682B0E">
              <w:rPr>
                <w:rFonts w:ascii="Arial" w:hAnsi="Arial" w:cs="Arial"/>
                <w:sz w:val="16"/>
                <w:szCs w:val="16"/>
              </w:rPr>
              <w:t>antiepile</w:t>
            </w:r>
            <w:r w:rsidR="00A75803" w:rsidRPr="00682B0E">
              <w:rPr>
                <w:rFonts w:ascii="Arial" w:hAnsi="Arial" w:cs="Arial"/>
                <w:sz w:val="16"/>
                <w:szCs w:val="16"/>
              </w:rPr>
              <w:t>p</w:t>
            </w:r>
            <w:r w:rsidR="00A75803" w:rsidRPr="00682B0E">
              <w:rPr>
                <w:rFonts w:ascii="Arial" w:hAnsi="Arial" w:cs="Arial"/>
                <w:sz w:val="16"/>
                <w:szCs w:val="16"/>
              </w:rPr>
              <w:t>to</w:t>
            </w:r>
            <w:r w:rsidR="00627B2A" w:rsidRPr="00682B0E">
              <w:rPr>
                <w:rFonts w:ascii="Arial" w:hAnsi="Arial" w:cs="Arial"/>
                <w:sz w:val="16"/>
                <w:szCs w:val="16"/>
              </w:rPr>
              <w:t xml:space="preserve">genic </w:t>
            </w:r>
            <w:r w:rsidRPr="00682B0E">
              <w:rPr>
                <w:rFonts w:ascii="Arial" w:hAnsi="Arial" w:cs="Arial"/>
                <w:sz w:val="16"/>
                <w:szCs w:val="16"/>
              </w:rPr>
              <w:t>treatments for PTE</w:t>
            </w:r>
          </w:p>
        </w:tc>
        <w:tc>
          <w:tcPr>
            <w:tcW w:w="1800" w:type="dxa"/>
          </w:tcPr>
          <w:p w14:paraId="0A515326"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A, B, C</w:t>
            </w:r>
          </w:p>
        </w:tc>
      </w:tr>
      <w:tr w:rsidR="000249CA" w14:paraId="747BAA2B" w14:textId="77777777" w:rsidTr="006131E6">
        <w:tc>
          <w:tcPr>
            <w:tcW w:w="1278" w:type="dxa"/>
          </w:tcPr>
          <w:p w14:paraId="3AD1AFC1"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2</w:t>
            </w:r>
          </w:p>
        </w:tc>
        <w:tc>
          <w:tcPr>
            <w:tcW w:w="990" w:type="dxa"/>
          </w:tcPr>
          <w:p w14:paraId="195053B6"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2,3,4</w:t>
            </w:r>
          </w:p>
        </w:tc>
        <w:tc>
          <w:tcPr>
            <w:tcW w:w="6840" w:type="dxa"/>
          </w:tcPr>
          <w:p w14:paraId="39A8235E" w14:textId="6B736B61"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 xml:space="preserve">Early stage treatments that have long-lasting modifying effects on relevant targets and MRI/EEG/plasma TBI biomarkers can also have </w:t>
            </w:r>
            <w:r w:rsidR="00A75803" w:rsidRPr="00682B0E">
              <w:rPr>
                <w:rFonts w:ascii="Arial" w:hAnsi="Arial" w:cs="Arial"/>
                <w:sz w:val="16"/>
                <w:szCs w:val="16"/>
              </w:rPr>
              <w:t>antiepilepto</w:t>
            </w:r>
            <w:r w:rsidR="00627B2A" w:rsidRPr="00682B0E">
              <w:rPr>
                <w:rFonts w:ascii="Arial" w:hAnsi="Arial" w:cs="Arial"/>
                <w:sz w:val="16"/>
                <w:szCs w:val="16"/>
              </w:rPr>
              <w:t>genic</w:t>
            </w:r>
            <w:r w:rsidRPr="00682B0E">
              <w:rPr>
                <w:rFonts w:ascii="Arial" w:hAnsi="Arial" w:cs="Arial"/>
                <w:sz w:val="16"/>
                <w:szCs w:val="16"/>
              </w:rPr>
              <w:t xml:space="preserve"> effects for PTE</w:t>
            </w:r>
            <w:r w:rsidR="00627B2A" w:rsidRPr="00682B0E">
              <w:rPr>
                <w:rFonts w:ascii="Arial" w:hAnsi="Arial" w:cs="Arial"/>
                <w:sz w:val="16"/>
                <w:szCs w:val="16"/>
              </w:rPr>
              <w:t>.</w:t>
            </w:r>
          </w:p>
        </w:tc>
        <w:tc>
          <w:tcPr>
            <w:tcW w:w="1800" w:type="dxa"/>
          </w:tcPr>
          <w:p w14:paraId="0261941C"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A, B, C</w:t>
            </w:r>
          </w:p>
        </w:tc>
      </w:tr>
      <w:tr w:rsidR="000249CA" w14:paraId="6891EE5A" w14:textId="77777777" w:rsidTr="006131E6">
        <w:tc>
          <w:tcPr>
            <w:tcW w:w="1278" w:type="dxa"/>
          </w:tcPr>
          <w:p w14:paraId="473C3613"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3</w:t>
            </w:r>
          </w:p>
        </w:tc>
        <w:tc>
          <w:tcPr>
            <w:tcW w:w="990" w:type="dxa"/>
          </w:tcPr>
          <w:p w14:paraId="6BF34A72"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1,5,6</w:t>
            </w:r>
          </w:p>
        </w:tc>
        <w:tc>
          <w:tcPr>
            <w:tcW w:w="6840" w:type="dxa"/>
          </w:tcPr>
          <w:p w14:paraId="6F7BE58E"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 xml:space="preserve">Early post-traumatic epileptic EEG activity (seizures, </w:t>
            </w:r>
            <w:proofErr w:type="spellStart"/>
            <w:r w:rsidRPr="00682B0E">
              <w:rPr>
                <w:rFonts w:ascii="Arial" w:hAnsi="Arial" w:cs="Arial"/>
                <w:sz w:val="16"/>
                <w:szCs w:val="16"/>
              </w:rPr>
              <w:t>pHFOs</w:t>
            </w:r>
            <w:proofErr w:type="spellEnd"/>
            <w:r w:rsidRPr="00682B0E">
              <w:rPr>
                <w:rFonts w:ascii="Arial" w:hAnsi="Arial" w:cs="Arial"/>
                <w:sz w:val="16"/>
                <w:szCs w:val="16"/>
              </w:rPr>
              <w:t xml:space="preserve">, </w:t>
            </w:r>
            <w:proofErr w:type="spellStart"/>
            <w:r w:rsidRPr="00682B0E">
              <w:rPr>
                <w:rFonts w:ascii="Arial" w:hAnsi="Arial" w:cs="Arial"/>
                <w:sz w:val="16"/>
                <w:szCs w:val="16"/>
              </w:rPr>
              <w:t>rHFOSs</w:t>
            </w:r>
            <w:proofErr w:type="spellEnd"/>
            <w:r w:rsidRPr="00682B0E">
              <w:rPr>
                <w:rFonts w:ascii="Arial" w:hAnsi="Arial" w:cs="Arial"/>
                <w:sz w:val="16"/>
                <w:szCs w:val="16"/>
              </w:rPr>
              <w:t>) indicates the presence of an epileptogenic process in patients after moderate to severe TBI.</w:t>
            </w:r>
          </w:p>
        </w:tc>
        <w:tc>
          <w:tcPr>
            <w:tcW w:w="1800" w:type="dxa"/>
          </w:tcPr>
          <w:p w14:paraId="7F22793C"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B, C, D</w:t>
            </w:r>
          </w:p>
        </w:tc>
      </w:tr>
      <w:tr w:rsidR="000249CA" w14:paraId="02CA8F2E" w14:textId="77777777" w:rsidTr="006131E6">
        <w:tc>
          <w:tcPr>
            <w:tcW w:w="1278" w:type="dxa"/>
          </w:tcPr>
          <w:p w14:paraId="4171E0C4"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3</w:t>
            </w:r>
          </w:p>
        </w:tc>
        <w:tc>
          <w:tcPr>
            <w:tcW w:w="990" w:type="dxa"/>
          </w:tcPr>
          <w:p w14:paraId="48C89286"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1,5,6</w:t>
            </w:r>
          </w:p>
        </w:tc>
        <w:tc>
          <w:tcPr>
            <w:tcW w:w="6840" w:type="dxa"/>
          </w:tcPr>
          <w:p w14:paraId="51A9F7EB" w14:textId="77777777" w:rsidR="000249CA" w:rsidRPr="00682B0E" w:rsidRDefault="000249CA" w:rsidP="005F5BEF">
            <w:pPr>
              <w:spacing w:afterLines="35" w:after="84"/>
              <w:rPr>
                <w:rFonts w:ascii="Arial" w:hAnsi="Arial" w:cs="Arial"/>
                <w:sz w:val="16"/>
                <w:szCs w:val="16"/>
              </w:rPr>
            </w:pPr>
            <w:r w:rsidRPr="00682B0E">
              <w:rPr>
                <w:rFonts w:ascii="Arial" w:hAnsi="Arial" w:cs="Arial"/>
                <w:bCs/>
                <w:sz w:val="16"/>
                <w:szCs w:val="16"/>
              </w:rPr>
              <w:t xml:space="preserve">Acute structural/functional disconnections abnormalities within hippocampal or </w:t>
            </w:r>
            <w:proofErr w:type="spellStart"/>
            <w:r w:rsidRPr="00682B0E">
              <w:rPr>
                <w:rFonts w:ascii="Arial" w:hAnsi="Arial" w:cs="Arial"/>
                <w:bCs/>
                <w:sz w:val="16"/>
                <w:szCs w:val="16"/>
              </w:rPr>
              <w:t>thalamo</w:t>
            </w:r>
            <w:proofErr w:type="spellEnd"/>
            <w:r w:rsidRPr="00682B0E">
              <w:rPr>
                <w:rFonts w:ascii="Arial" w:hAnsi="Arial" w:cs="Arial"/>
                <w:bCs/>
                <w:sz w:val="16"/>
                <w:szCs w:val="16"/>
              </w:rPr>
              <w:t>-cortical networks circuits are associated with epileptogenesis after severe TBI.</w:t>
            </w:r>
          </w:p>
        </w:tc>
        <w:tc>
          <w:tcPr>
            <w:tcW w:w="1800" w:type="dxa"/>
          </w:tcPr>
          <w:p w14:paraId="0098D907"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B, C, D</w:t>
            </w:r>
          </w:p>
        </w:tc>
      </w:tr>
      <w:tr w:rsidR="000249CA" w14:paraId="2E064386" w14:textId="77777777" w:rsidTr="00682B0E">
        <w:trPr>
          <w:trHeight w:val="314"/>
        </w:trPr>
        <w:tc>
          <w:tcPr>
            <w:tcW w:w="1278" w:type="dxa"/>
          </w:tcPr>
          <w:p w14:paraId="2FE37C94"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3</w:t>
            </w:r>
          </w:p>
        </w:tc>
        <w:tc>
          <w:tcPr>
            <w:tcW w:w="990" w:type="dxa"/>
          </w:tcPr>
          <w:p w14:paraId="452F06D4"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1,5,6</w:t>
            </w:r>
          </w:p>
        </w:tc>
        <w:tc>
          <w:tcPr>
            <w:tcW w:w="6840" w:type="dxa"/>
          </w:tcPr>
          <w:p w14:paraId="1B9161F5" w14:textId="0FBEBDF8"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Specific epileptogenic pathways amenable to therapeutic interventions will generate biomarkers that can be monitored in the post-traumatic patient.</w:t>
            </w:r>
          </w:p>
        </w:tc>
        <w:tc>
          <w:tcPr>
            <w:tcW w:w="1800" w:type="dxa"/>
          </w:tcPr>
          <w:p w14:paraId="3367BE8F"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B, C, D</w:t>
            </w:r>
          </w:p>
        </w:tc>
      </w:tr>
      <w:tr w:rsidR="000249CA" w14:paraId="04E482D6" w14:textId="77777777" w:rsidTr="006131E6">
        <w:tc>
          <w:tcPr>
            <w:tcW w:w="1278" w:type="dxa"/>
          </w:tcPr>
          <w:p w14:paraId="415941C6"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3</w:t>
            </w:r>
          </w:p>
        </w:tc>
        <w:tc>
          <w:tcPr>
            <w:tcW w:w="990" w:type="dxa"/>
          </w:tcPr>
          <w:p w14:paraId="183D1775"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1,5,6</w:t>
            </w:r>
          </w:p>
        </w:tc>
        <w:tc>
          <w:tcPr>
            <w:tcW w:w="6840" w:type="dxa"/>
          </w:tcPr>
          <w:p w14:paraId="7AB9A4C3"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 xml:space="preserve">Prospective implementation of high resolution advanced EEG methods </w:t>
            </w:r>
            <w:proofErr w:type="gramStart"/>
            <w:r w:rsidRPr="00682B0E">
              <w:rPr>
                <w:rFonts w:ascii="Arial" w:hAnsi="Arial" w:cs="Arial"/>
                <w:sz w:val="16"/>
                <w:szCs w:val="16"/>
              </w:rPr>
              <w:t>among our TBI-ICU-EEG-study sites will enable the selection of an enriched population of patients at high risk based of developing PTE that can be targeted in a future interventional trial</w:t>
            </w:r>
            <w:proofErr w:type="gramEnd"/>
            <w:r w:rsidRPr="00682B0E">
              <w:rPr>
                <w:rFonts w:ascii="Arial" w:hAnsi="Arial" w:cs="Arial"/>
                <w:sz w:val="16"/>
                <w:szCs w:val="16"/>
              </w:rPr>
              <w:t>.</w:t>
            </w:r>
          </w:p>
        </w:tc>
        <w:tc>
          <w:tcPr>
            <w:tcW w:w="1800" w:type="dxa"/>
          </w:tcPr>
          <w:p w14:paraId="3EF2D50F" w14:textId="77777777" w:rsidR="000249CA" w:rsidRPr="00682B0E" w:rsidRDefault="000249CA" w:rsidP="005F5BEF">
            <w:pPr>
              <w:spacing w:afterLines="35" w:after="84"/>
              <w:rPr>
                <w:rFonts w:ascii="Arial" w:hAnsi="Arial" w:cs="Arial"/>
                <w:sz w:val="16"/>
                <w:szCs w:val="16"/>
              </w:rPr>
            </w:pPr>
            <w:r w:rsidRPr="00682B0E">
              <w:rPr>
                <w:rFonts w:ascii="Arial" w:hAnsi="Arial" w:cs="Arial"/>
                <w:sz w:val="16"/>
                <w:szCs w:val="16"/>
              </w:rPr>
              <w:t>B, C, D</w:t>
            </w:r>
          </w:p>
        </w:tc>
      </w:tr>
      <w:tr w:rsidR="000249CA" w14:paraId="1C0271EB" w14:textId="77777777" w:rsidTr="00FC381B">
        <w:tc>
          <w:tcPr>
            <w:tcW w:w="10908" w:type="dxa"/>
            <w:gridSpan w:val="4"/>
            <w:tcBorders>
              <w:bottom w:val="single" w:sz="4" w:space="0" w:color="auto"/>
            </w:tcBorders>
          </w:tcPr>
          <w:p w14:paraId="4D7BEBD0" w14:textId="77777777" w:rsidR="000249CA" w:rsidRPr="00682B0E" w:rsidRDefault="000249CA" w:rsidP="005F5BEF">
            <w:pPr>
              <w:spacing w:afterLines="35" w:after="84"/>
              <w:jc w:val="both"/>
              <w:rPr>
                <w:rFonts w:ascii="Arial" w:hAnsi="Arial" w:cs="Arial"/>
                <w:sz w:val="16"/>
                <w:szCs w:val="16"/>
              </w:rPr>
            </w:pPr>
            <w:r w:rsidRPr="00682B0E">
              <w:rPr>
                <w:rFonts w:ascii="Arial" w:hAnsi="Arial" w:cs="Arial"/>
                <w:b/>
                <w:sz w:val="16"/>
                <w:szCs w:val="16"/>
              </w:rPr>
              <w:t>Overall Goals</w:t>
            </w:r>
            <w:r w:rsidRPr="00682B0E">
              <w:rPr>
                <w:rFonts w:ascii="Arial" w:hAnsi="Arial" w:cs="Arial"/>
                <w:sz w:val="16"/>
                <w:szCs w:val="16"/>
              </w:rPr>
              <w:t xml:space="preserve">: </w:t>
            </w:r>
          </w:p>
          <w:p w14:paraId="26125A83" w14:textId="77777777" w:rsidR="000249CA" w:rsidRPr="00682B0E" w:rsidRDefault="000249CA" w:rsidP="005F5BEF">
            <w:pPr>
              <w:pStyle w:val="ListParagraph"/>
              <w:numPr>
                <w:ilvl w:val="0"/>
                <w:numId w:val="24"/>
              </w:numPr>
              <w:spacing w:afterLines="35" w:after="84"/>
              <w:ind w:left="360"/>
              <w:jc w:val="both"/>
              <w:rPr>
                <w:rFonts w:ascii="Arial" w:hAnsi="Arial" w:cs="Arial"/>
                <w:sz w:val="16"/>
                <w:szCs w:val="16"/>
              </w:rPr>
            </w:pPr>
            <w:r w:rsidRPr="00682B0E">
              <w:rPr>
                <w:rFonts w:ascii="Arial" w:hAnsi="Arial" w:cs="Arial"/>
                <w:sz w:val="16"/>
                <w:szCs w:val="16"/>
              </w:rPr>
              <w:t>Identify early mechanistic biomarkers of post-traumatic epileptogenesis</w:t>
            </w:r>
          </w:p>
          <w:p w14:paraId="2927262A" w14:textId="77777777" w:rsidR="000249CA" w:rsidRPr="00682B0E" w:rsidRDefault="000249CA" w:rsidP="005F5BEF">
            <w:pPr>
              <w:pStyle w:val="ListParagraph"/>
              <w:numPr>
                <w:ilvl w:val="0"/>
                <w:numId w:val="24"/>
              </w:numPr>
              <w:spacing w:afterLines="35" w:after="84"/>
              <w:ind w:left="360"/>
              <w:jc w:val="both"/>
              <w:rPr>
                <w:rFonts w:ascii="Arial" w:hAnsi="Arial" w:cs="Arial"/>
                <w:sz w:val="16"/>
                <w:szCs w:val="16"/>
              </w:rPr>
            </w:pPr>
            <w:r w:rsidRPr="00682B0E">
              <w:rPr>
                <w:rFonts w:ascii="Arial" w:hAnsi="Arial" w:cs="Arial"/>
                <w:sz w:val="16"/>
                <w:szCs w:val="16"/>
              </w:rPr>
              <w:t>Identify early biomarkers of treatment response</w:t>
            </w:r>
          </w:p>
          <w:p w14:paraId="5DEFD32D" w14:textId="08A223B6" w:rsidR="000249CA" w:rsidRPr="00682B0E" w:rsidRDefault="00DB1DD6" w:rsidP="005F5BEF">
            <w:pPr>
              <w:pStyle w:val="ListParagraph"/>
              <w:numPr>
                <w:ilvl w:val="0"/>
                <w:numId w:val="24"/>
              </w:numPr>
              <w:spacing w:afterLines="35" w:after="84"/>
              <w:ind w:left="360"/>
              <w:jc w:val="both"/>
              <w:rPr>
                <w:rFonts w:ascii="Arial" w:hAnsi="Arial" w:cs="Arial"/>
                <w:sz w:val="16"/>
                <w:szCs w:val="16"/>
              </w:rPr>
            </w:pPr>
            <w:r w:rsidRPr="00682B0E">
              <w:rPr>
                <w:rFonts w:ascii="Arial" w:hAnsi="Arial" w:cs="Arial"/>
                <w:sz w:val="16"/>
                <w:szCs w:val="16"/>
              </w:rPr>
              <w:t xml:space="preserve">Discover </w:t>
            </w:r>
            <w:r w:rsidR="000249CA" w:rsidRPr="00682B0E">
              <w:rPr>
                <w:rFonts w:ascii="Arial" w:hAnsi="Arial" w:cs="Arial"/>
                <w:sz w:val="16"/>
                <w:szCs w:val="16"/>
              </w:rPr>
              <w:t>mechanistic targets to develop candidate early antiepileptogenic treatments</w:t>
            </w:r>
          </w:p>
          <w:p w14:paraId="54854ED9" w14:textId="56497EE0" w:rsidR="000249CA" w:rsidRPr="00682B0E" w:rsidRDefault="000249CA" w:rsidP="005F5BEF">
            <w:pPr>
              <w:pStyle w:val="ListParagraph"/>
              <w:numPr>
                <w:ilvl w:val="0"/>
                <w:numId w:val="24"/>
              </w:numPr>
              <w:spacing w:afterLines="35" w:after="84"/>
              <w:ind w:left="360"/>
              <w:jc w:val="both"/>
              <w:rPr>
                <w:rFonts w:ascii="Arial" w:hAnsi="Arial" w:cs="Arial"/>
                <w:sz w:val="16"/>
                <w:szCs w:val="16"/>
              </w:rPr>
            </w:pPr>
            <w:r w:rsidRPr="00682B0E">
              <w:rPr>
                <w:rFonts w:ascii="Arial" w:hAnsi="Arial" w:cs="Arial"/>
                <w:sz w:val="16"/>
                <w:szCs w:val="16"/>
              </w:rPr>
              <w:t xml:space="preserve">Validate candidate early antiepileptogenic treatments for disease prevention </w:t>
            </w:r>
          </w:p>
          <w:p w14:paraId="192EAB15" w14:textId="1AEFDE63" w:rsidR="000249CA" w:rsidRPr="00682B0E" w:rsidRDefault="000249CA" w:rsidP="005F5BEF">
            <w:pPr>
              <w:pStyle w:val="ListParagraph"/>
              <w:numPr>
                <w:ilvl w:val="0"/>
                <w:numId w:val="24"/>
              </w:numPr>
              <w:spacing w:afterLines="35" w:after="84"/>
              <w:ind w:left="360"/>
              <w:jc w:val="both"/>
              <w:rPr>
                <w:rFonts w:ascii="Arial" w:hAnsi="Arial" w:cs="Arial"/>
                <w:sz w:val="16"/>
                <w:szCs w:val="16"/>
              </w:rPr>
            </w:pPr>
            <w:r w:rsidRPr="00682B0E">
              <w:rPr>
                <w:rFonts w:ascii="Arial" w:hAnsi="Arial" w:cs="Arial"/>
                <w:sz w:val="16"/>
                <w:szCs w:val="16"/>
              </w:rPr>
              <w:t xml:space="preserve">Validate treatment specific biomarkers </w:t>
            </w:r>
            <w:r w:rsidR="00DB1DD6" w:rsidRPr="00682B0E">
              <w:rPr>
                <w:rFonts w:ascii="Arial" w:hAnsi="Arial" w:cs="Arial"/>
                <w:sz w:val="16"/>
                <w:szCs w:val="16"/>
              </w:rPr>
              <w:t>that</w:t>
            </w:r>
            <w:r w:rsidR="00DB1DD6" w:rsidRPr="00682B0E">
              <w:rPr>
                <w:rFonts w:ascii="Arial" w:hAnsi="Arial" w:cs="Arial"/>
                <w:color w:val="0000FF"/>
                <w:sz w:val="16"/>
                <w:szCs w:val="16"/>
              </w:rPr>
              <w:t xml:space="preserve"> </w:t>
            </w:r>
            <w:r w:rsidRPr="00682B0E">
              <w:rPr>
                <w:rFonts w:ascii="Arial" w:hAnsi="Arial" w:cs="Arial"/>
                <w:sz w:val="16"/>
                <w:szCs w:val="16"/>
              </w:rPr>
              <w:t>are present in humans after TBI</w:t>
            </w:r>
          </w:p>
          <w:p w14:paraId="7F334D12" w14:textId="77777777" w:rsidR="000249CA" w:rsidRPr="00682B0E" w:rsidRDefault="000249CA" w:rsidP="005F5BEF">
            <w:pPr>
              <w:pStyle w:val="ListParagraph"/>
              <w:numPr>
                <w:ilvl w:val="0"/>
                <w:numId w:val="24"/>
              </w:numPr>
              <w:spacing w:afterLines="35" w:after="84"/>
              <w:ind w:left="360"/>
              <w:jc w:val="both"/>
              <w:rPr>
                <w:rFonts w:ascii="Arial" w:hAnsi="Arial" w:cs="Arial"/>
                <w:sz w:val="16"/>
                <w:szCs w:val="16"/>
              </w:rPr>
            </w:pPr>
            <w:r w:rsidRPr="00682B0E">
              <w:rPr>
                <w:rFonts w:ascii="Arial" w:hAnsi="Arial" w:cs="Arial"/>
                <w:sz w:val="16"/>
                <w:szCs w:val="16"/>
              </w:rPr>
              <w:t>Develop methods and practices to identify, track and treat patients at high risk for PTE</w:t>
            </w:r>
          </w:p>
          <w:p w14:paraId="2E660CB6" w14:textId="6F4CB440" w:rsidR="00DB1DD6" w:rsidRPr="00682B0E" w:rsidRDefault="00583958" w:rsidP="005F5BEF">
            <w:pPr>
              <w:pStyle w:val="ListParagraph"/>
              <w:numPr>
                <w:ilvl w:val="0"/>
                <w:numId w:val="24"/>
              </w:numPr>
              <w:spacing w:afterLines="35" w:after="84"/>
              <w:ind w:left="360"/>
              <w:jc w:val="both"/>
              <w:rPr>
                <w:rFonts w:ascii="Arial" w:hAnsi="Arial" w:cs="Arial"/>
                <w:sz w:val="16"/>
                <w:szCs w:val="16"/>
              </w:rPr>
            </w:pPr>
            <w:r w:rsidRPr="00682B0E">
              <w:rPr>
                <w:rFonts w:ascii="Arial" w:hAnsi="Arial" w:cs="Arial"/>
                <w:sz w:val="16"/>
                <w:szCs w:val="16"/>
              </w:rPr>
              <w:t>Design</w:t>
            </w:r>
            <w:r w:rsidR="00A75803" w:rsidRPr="00682B0E">
              <w:rPr>
                <w:rFonts w:ascii="Arial" w:hAnsi="Arial" w:cs="Arial"/>
                <w:sz w:val="16"/>
                <w:szCs w:val="16"/>
              </w:rPr>
              <w:t>,</w:t>
            </w:r>
            <w:r w:rsidRPr="00682B0E">
              <w:rPr>
                <w:rFonts w:ascii="Arial" w:hAnsi="Arial" w:cs="Arial"/>
                <w:sz w:val="16"/>
                <w:szCs w:val="16"/>
              </w:rPr>
              <w:t xml:space="preserve"> with consumer guidance</w:t>
            </w:r>
            <w:r w:rsidR="00A75803" w:rsidRPr="00682B0E">
              <w:rPr>
                <w:rFonts w:ascii="Arial" w:hAnsi="Arial" w:cs="Arial"/>
                <w:sz w:val="16"/>
                <w:szCs w:val="16"/>
              </w:rPr>
              <w:t>,</w:t>
            </w:r>
            <w:r w:rsidRPr="00682B0E">
              <w:rPr>
                <w:rFonts w:ascii="Arial" w:hAnsi="Arial" w:cs="Arial"/>
                <w:sz w:val="16"/>
                <w:szCs w:val="16"/>
              </w:rPr>
              <w:t xml:space="preserve"> a rigorous, </w:t>
            </w:r>
            <w:r w:rsidR="00A75803" w:rsidRPr="00682B0E">
              <w:rPr>
                <w:rFonts w:ascii="Arial" w:hAnsi="Arial" w:cs="Arial"/>
                <w:sz w:val="16"/>
                <w:szCs w:val="16"/>
              </w:rPr>
              <w:t>economically feasible,</w:t>
            </w:r>
            <w:r w:rsidRPr="00682B0E">
              <w:rPr>
                <w:rFonts w:ascii="Arial" w:hAnsi="Arial" w:cs="Arial"/>
                <w:sz w:val="16"/>
                <w:szCs w:val="16"/>
              </w:rPr>
              <w:t xml:space="preserve"> large-scale clinical trial</w:t>
            </w:r>
          </w:p>
        </w:tc>
      </w:tr>
      <w:tr w:rsidR="000249CA" w14:paraId="22349E7A" w14:textId="77777777" w:rsidTr="00FC381B">
        <w:tc>
          <w:tcPr>
            <w:tcW w:w="10908" w:type="dxa"/>
            <w:gridSpan w:val="4"/>
            <w:tcBorders>
              <w:bottom w:val="single" w:sz="4" w:space="0" w:color="auto"/>
            </w:tcBorders>
          </w:tcPr>
          <w:p w14:paraId="24D90902" w14:textId="77777777" w:rsidR="000249CA" w:rsidRPr="00682B0E" w:rsidRDefault="000249CA" w:rsidP="005F5BEF">
            <w:pPr>
              <w:spacing w:afterLines="35" w:after="84"/>
              <w:jc w:val="both"/>
              <w:rPr>
                <w:rFonts w:ascii="Arial" w:hAnsi="Arial" w:cs="Arial"/>
                <w:sz w:val="16"/>
                <w:szCs w:val="16"/>
              </w:rPr>
            </w:pPr>
            <w:r w:rsidRPr="00682B0E">
              <w:rPr>
                <w:rFonts w:ascii="Arial" w:hAnsi="Arial" w:cs="Arial"/>
                <w:b/>
                <w:sz w:val="16"/>
                <w:szCs w:val="16"/>
              </w:rPr>
              <w:t>Overall Deliverables</w:t>
            </w:r>
            <w:r w:rsidRPr="00682B0E">
              <w:rPr>
                <w:rFonts w:ascii="Arial" w:hAnsi="Arial" w:cs="Arial"/>
                <w:sz w:val="16"/>
                <w:szCs w:val="16"/>
              </w:rPr>
              <w:t>:</w:t>
            </w:r>
          </w:p>
          <w:p w14:paraId="353B53E4" w14:textId="6EE882DE" w:rsidR="000249CA" w:rsidRPr="00682B0E" w:rsidRDefault="000249CA" w:rsidP="005F5BEF">
            <w:pPr>
              <w:spacing w:afterLines="35" w:after="84"/>
              <w:ind w:left="360" w:hanging="360"/>
              <w:rPr>
                <w:rFonts w:ascii="Arial" w:hAnsi="Arial" w:cs="Arial"/>
                <w:sz w:val="16"/>
                <w:szCs w:val="16"/>
              </w:rPr>
            </w:pPr>
            <w:r w:rsidRPr="00682B0E">
              <w:rPr>
                <w:rFonts w:ascii="Arial" w:hAnsi="Arial" w:cs="Arial"/>
                <w:sz w:val="16"/>
                <w:szCs w:val="16"/>
              </w:rPr>
              <w:t xml:space="preserve">A. </w:t>
            </w:r>
            <w:r w:rsidR="00C063E4">
              <w:rPr>
                <w:rFonts w:ascii="Arial" w:hAnsi="Arial" w:cs="Arial"/>
                <w:sz w:val="16"/>
                <w:szCs w:val="16"/>
              </w:rPr>
              <w:t xml:space="preserve">   </w:t>
            </w:r>
            <w:r w:rsidRPr="00682B0E">
              <w:rPr>
                <w:rFonts w:ascii="Arial" w:hAnsi="Arial" w:cs="Arial"/>
                <w:sz w:val="16"/>
                <w:szCs w:val="16"/>
              </w:rPr>
              <w:t>Validate one of more candidate early antiepileptogenic treatments for PTE that is ready for a clinical trial</w:t>
            </w:r>
          </w:p>
          <w:p w14:paraId="400E1437" w14:textId="68F17974" w:rsidR="000249CA" w:rsidRPr="00682B0E" w:rsidRDefault="000249CA" w:rsidP="005F5BEF">
            <w:pPr>
              <w:spacing w:afterLines="35" w:after="84"/>
              <w:ind w:left="360" w:hanging="360"/>
              <w:rPr>
                <w:rFonts w:ascii="Arial" w:hAnsi="Arial" w:cs="Arial"/>
                <w:sz w:val="16"/>
                <w:szCs w:val="16"/>
              </w:rPr>
            </w:pPr>
            <w:r w:rsidRPr="00682B0E">
              <w:rPr>
                <w:rFonts w:ascii="Arial" w:hAnsi="Arial" w:cs="Arial"/>
                <w:sz w:val="16"/>
                <w:szCs w:val="16"/>
              </w:rPr>
              <w:t xml:space="preserve">B. </w:t>
            </w:r>
            <w:r w:rsidR="00C063E4">
              <w:rPr>
                <w:rFonts w:ascii="Arial" w:hAnsi="Arial" w:cs="Arial"/>
                <w:sz w:val="16"/>
                <w:szCs w:val="16"/>
              </w:rPr>
              <w:t xml:space="preserve">   </w:t>
            </w:r>
            <w:r w:rsidRPr="00682B0E">
              <w:rPr>
                <w:rFonts w:ascii="Arial" w:hAnsi="Arial" w:cs="Arial"/>
                <w:sz w:val="16"/>
                <w:szCs w:val="16"/>
              </w:rPr>
              <w:t>Create EEG, MRI, or blood biomarker methods to identify and monitor patients ready for a clinical trial</w:t>
            </w:r>
          </w:p>
          <w:p w14:paraId="772A5945" w14:textId="12CD4C42" w:rsidR="000249CA" w:rsidRPr="00682B0E" w:rsidRDefault="000249CA" w:rsidP="005F5BEF">
            <w:pPr>
              <w:spacing w:afterLines="35" w:after="84"/>
              <w:ind w:left="360" w:hanging="360"/>
              <w:rPr>
                <w:rFonts w:ascii="Arial" w:hAnsi="Arial" w:cs="Arial"/>
                <w:sz w:val="16"/>
                <w:szCs w:val="16"/>
              </w:rPr>
            </w:pPr>
            <w:r w:rsidRPr="00682B0E">
              <w:rPr>
                <w:rFonts w:ascii="Arial" w:hAnsi="Arial" w:cs="Arial"/>
                <w:sz w:val="16"/>
                <w:szCs w:val="16"/>
              </w:rPr>
              <w:t xml:space="preserve">C. </w:t>
            </w:r>
            <w:r w:rsidR="00C063E4">
              <w:rPr>
                <w:rFonts w:ascii="Arial" w:hAnsi="Arial" w:cs="Arial"/>
                <w:sz w:val="16"/>
                <w:szCs w:val="16"/>
              </w:rPr>
              <w:t xml:space="preserve">   </w:t>
            </w:r>
            <w:r w:rsidRPr="00682B0E">
              <w:rPr>
                <w:rFonts w:ascii="Arial" w:hAnsi="Arial" w:cs="Arial"/>
                <w:sz w:val="16"/>
                <w:szCs w:val="16"/>
              </w:rPr>
              <w:t xml:space="preserve">Create </w:t>
            </w:r>
            <w:r w:rsidR="006131E6" w:rsidRPr="00682B0E">
              <w:rPr>
                <w:rFonts w:ascii="Arial" w:hAnsi="Arial" w:cs="Arial"/>
                <w:sz w:val="16"/>
                <w:szCs w:val="16"/>
              </w:rPr>
              <w:t xml:space="preserve">an </w:t>
            </w:r>
            <w:r w:rsidRPr="00682B0E">
              <w:rPr>
                <w:rFonts w:ascii="Arial" w:hAnsi="Arial" w:cs="Arial"/>
                <w:sz w:val="16"/>
                <w:szCs w:val="16"/>
              </w:rPr>
              <w:t xml:space="preserve">open source database and </w:t>
            </w:r>
            <w:proofErr w:type="spellStart"/>
            <w:r w:rsidRPr="00682B0E">
              <w:rPr>
                <w:rFonts w:ascii="Arial" w:hAnsi="Arial" w:cs="Arial"/>
                <w:sz w:val="16"/>
                <w:szCs w:val="16"/>
              </w:rPr>
              <w:t>BioBank</w:t>
            </w:r>
            <w:proofErr w:type="spellEnd"/>
            <w:r w:rsidRPr="00682B0E">
              <w:rPr>
                <w:rFonts w:ascii="Arial" w:hAnsi="Arial" w:cs="Arial"/>
                <w:sz w:val="16"/>
                <w:szCs w:val="16"/>
              </w:rPr>
              <w:t xml:space="preserve"> to enable identification of other candidate treatments from other groups</w:t>
            </w:r>
          </w:p>
          <w:p w14:paraId="2EAF9D5C" w14:textId="68F32FC7" w:rsidR="000249CA" w:rsidRPr="00682B0E" w:rsidRDefault="000249CA" w:rsidP="005F5BEF">
            <w:pPr>
              <w:spacing w:afterLines="35" w:after="84"/>
              <w:ind w:left="360" w:hanging="360"/>
              <w:rPr>
                <w:rFonts w:ascii="Arial" w:hAnsi="Arial" w:cs="Arial"/>
                <w:sz w:val="16"/>
                <w:szCs w:val="16"/>
              </w:rPr>
            </w:pPr>
            <w:r w:rsidRPr="00682B0E">
              <w:rPr>
                <w:rFonts w:ascii="Arial" w:hAnsi="Arial" w:cs="Arial"/>
                <w:sz w:val="16"/>
                <w:szCs w:val="16"/>
              </w:rPr>
              <w:t xml:space="preserve">D. </w:t>
            </w:r>
            <w:r w:rsidR="00C063E4">
              <w:rPr>
                <w:rFonts w:ascii="Arial" w:hAnsi="Arial" w:cs="Arial"/>
                <w:sz w:val="16"/>
                <w:szCs w:val="16"/>
              </w:rPr>
              <w:t xml:space="preserve">   </w:t>
            </w:r>
            <w:r w:rsidRPr="00682B0E">
              <w:rPr>
                <w:rFonts w:ascii="Arial" w:hAnsi="Arial" w:cs="Arial"/>
                <w:sz w:val="16"/>
                <w:szCs w:val="16"/>
              </w:rPr>
              <w:t>Facilitate public engagement that can help execute the clinical trial</w:t>
            </w:r>
          </w:p>
        </w:tc>
      </w:tr>
      <w:tr w:rsidR="00FC381B" w:rsidRPr="00443FDA" w14:paraId="6BBEB4DD" w14:textId="77777777" w:rsidTr="00FC381B">
        <w:trPr>
          <w:trHeight w:val="305"/>
        </w:trPr>
        <w:tc>
          <w:tcPr>
            <w:tcW w:w="10908" w:type="dxa"/>
            <w:gridSpan w:val="4"/>
            <w:tcBorders>
              <w:top w:val="single" w:sz="4" w:space="0" w:color="auto"/>
              <w:left w:val="nil"/>
              <w:bottom w:val="nil"/>
              <w:right w:val="nil"/>
            </w:tcBorders>
            <w:vAlign w:val="center"/>
          </w:tcPr>
          <w:p w14:paraId="2EE03E31" w14:textId="364D9B6F" w:rsidR="00FC381B" w:rsidRPr="00443FDA" w:rsidRDefault="00FC381B" w:rsidP="005F5BEF">
            <w:pPr>
              <w:spacing w:afterLines="35" w:after="84"/>
              <w:rPr>
                <w:rFonts w:ascii="Arial" w:hAnsi="Arial" w:cs="Arial"/>
                <w:sz w:val="18"/>
                <w:szCs w:val="18"/>
              </w:rPr>
            </w:pPr>
            <w:r w:rsidRPr="00443FDA">
              <w:rPr>
                <w:rFonts w:ascii="Arial" w:hAnsi="Arial" w:cs="Arial"/>
                <w:b/>
                <w:sz w:val="18"/>
                <w:szCs w:val="18"/>
              </w:rPr>
              <w:t>Table 2</w:t>
            </w:r>
            <w:r w:rsidRPr="00443FDA">
              <w:rPr>
                <w:rFonts w:ascii="Arial" w:hAnsi="Arial" w:cs="Arial"/>
                <w:sz w:val="18"/>
                <w:szCs w:val="18"/>
              </w:rPr>
              <w:t>: Overall hypotheses, goals, and deliverables for this CWOW</w:t>
            </w:r>
          </w:p>
        </w:tc>
      </w:tr>
    </w:tbl>
    <w:p w14:paraId="4DF5481D" w14:textId="77777777" w:rsidR="000249CA" w:rsidRPr="007C55D5" w:rsidRDefault="000249CA" w:rsidP="005F5BEF">
      <w:pPr>
        <w:spacing w:afterLines="35" w:after="84"/>
        <w:rPr>
          <w:rFonts w:ascii="Arial" w:hAnsi="Arial" w:cs="Arial"/>
        </w:rPr>
      </w:pPr>
    </w:p>
    <w:p w14:paraId="249291E3" w14:textId="7CEF6093" w:rsidR="0011683F" w:rsidRPr="00682B0E" w:rsidRDefault="008062DF">
      <w:pPr>
        <w:pStyle w:val="NoSpacing"/>
        <w:spacing w:afterLines="35" w:after="84"/>
        <w:pPrChange w:id="594" w:author="Ryan Essex" w:date="2016-02-26T19:51:00Z">
          <w:pPr/>
        </w:pPrChange>
      </w:pPr>
      <w:r w:rsidRPr="00B65C8B">
        <w:rPr>
          <w:rStyle w:val="Heading2Char"/>
          <w:rPrChange w:id="595" w:author="Ryan Essex" w:date="2016-02-29T10:15:00Z">
            <w:rPr>
              <w:i/>
            </w:rPr>
          </w:rPrChange>
        </w:rPr>
        <w:t xml:space="preserve">Research Project </w:t>
      </w:r>
      <w:r w:rsidR="00326B30" w:rsidRPr="00B65C8B">
        <w:rPr>
          <w:rStyle w:val="Heading2Char"/>
          <w:rPrChange w:id="596" w:author="Ryan Essex" w:date="2016-02-29T10:15:00Z">
            <w:rPr>
              <w:i/>
            </w:rPr>
          </w:rPrChange>
        </w:rPr>
        <w:t>1</w:t>
      </w:r>
      <w:r w:rsidR="00C458F9" w:rsidRPr="00B65C8B">
        <w:rPr>
          <w:rStyle w:val="Heading2Char"/>
          <w:rPrChange w:id="597" w:author="Ryan Essex" w:date="2016-02-29T10:15:00Z">
            <w:rPr/>
          </w:rPrChange>
        </w:rPr>
        <w:t xml:space="preserve"> </w:t>
      </w:r>
      <w:r w:rsidR="00D3411A" w:rsidRPr="00B65C8B">
        <w:rPr>
          <w:rStyle w:val="Heading2Char"/>
          <w:rPrChange w:id="598" w:author="Ryan Essex" w:date="2016-02-29T10:15:00Z">
            <w:rPr/>
          </w:rPrChange>
        </w:rPr>
        <w:t>(</w:t>
      </w:r>
      <w:proofErr w:type="spellStart"/>
      <w:r w:rsidR="002B3C7D" w:rsidRPr="00B65C8B">
        <w:rPr>
          <w:rStyle w:val="Heading2Char"/>
          <w:rPrChange w:id="599" w:author="Ryan Essex" w:date="2016-02-29T10:15:00Z">
            <w:rPr/>
          </w:rPrChange>
        </w:rPr>
        <w:t>Pitkánen</w:t>
      </w:r>
      <w:proofErr w:type="spellEnd"/>
      <w:r w:rsidR="002B3C7D" w:rsidRPr="00B65C8B">
        <w:rPr>
          <w:rStyle w:val="Heading2Char"/>
          <w:rPrChange w:id="600" w:author="Ryan Essex" w:date="2016-02-29T10:15:00Z">
            <w:rPr/>
          </w:rPrChange>
        </w:rPr>
        <w:t>/O’Brien/Staba</w:t>
      </w:r>
      <w:r w:rsidR="00D3411A" w:rsidRPr="00B65C8B">
        <w:rPr>
          <w:rStyle w:val="Heading2Char"/>
          <w:rPrChange w:id="601" w:author="Ryan Essex" w:date="2016-02-29T10:15:00Z">
            <w:rPr/>
          </w:rPrChange>
        </w:rPr>
        <w:t>)</w:t>
      </w:r>
      <w:r w:rsidR="00326B30" w:rsidRPr="00682B0E">
        <w:t xml:space="preserve"> </w:t>
      </w:r>
      <w:r w:rsidR="00C20A69" w:rsidRPr="00682B0E">
        <w:t xml:space="preserve">Biomarkers of epileptogenesis after experimental </w:t>
      </w:r>
      <w:r w:rsidR="00AD3AC4" w:rsidRPr="00682B0E">
        <w:t>TBI</w:t>
      </w:r>
      <w:r w:rsidR="00C20A69" w:rsidRPr="00682B0E">
        <w:t xml:space="preserve">. </w:t>
      </w:r>
      <w:r w:rsidR="00C458F9" w:rsidRPr="00682B0E">
        <w:t>This</w:t>
      </w:r>
      <w:r w:rsidR="002D4E04" w:rsidRPr="00682B0E">
        <w:t xml:space="preserve"> </w:t>
      </w:r>
      <w:r w:rsidR="004C39DC" w:rsidRPr="00682B0E">
        <w:t xml:space="preserve">experimental </w:t>
      </w:r>
      <w:r w:rsidR="002D4E04" w:rsidRPr="00682B0E">
        <w:t xml:space="preserve">project has </w:t>
      </w:r>
      <w:r w:rsidR="007C55D5">
        <w:t>2</w:t>
      </w:r>
      <w:r w:rsidR="007C55D5" w:rsidRPr="00682B0E">
        <w:t xml:space="preserve"> </w:t>
      </w:r>
      <w:r w:rsidR="002D4E04" w:rsidRPr="00682B0E">
        <w:t>major objectives</w:t>
      </w:r>
      <w:r w:rsidR="007C55D5">
        <w:t>: (1)</w:t>
      </w:r>
      <w:r w:rsidR="002D4E04" w:rsidRPr="00682B0E">
        <w:t xml:space="preserve"> to create </w:t>
      </w:r>
      <w:r w:rsidR="004C39DC" w:rsidRPr="00682B0E">
        <w:t xml:space="preserve">a </w:t>
      </w:r>
      <w:r w:rsidR="002D4E04" w:rsidRPr="00682B0E">
        <w:t xml:space="preserve">standardized </w:t>
      </w:r>
      <w:r w:rsidR="00C458F9" w:rsidRPr="00682B0E">
        <w:t>methodology</w:t>
      </w:r>
      <w:r w:rsidR="004C39DC" w:rsidRPr="00682B0E">
        <w:t xml:space="preserve"> to investigate</w:t>
      </w:r>
      <w:r w:rsidR="00B502F3" w:rsidRPr="00682B0E">
        <w:t xml:space="preserve"> a </w:t>
      </w:r>
      <w:r w:rsidR="002D4E04" w:rsidRPr="00682B0E">
        <w:t xml:space="preserve">model of </w:t>
      </w:r>
      <w:r w:rsidR="004C39DC" w:rsidRPr="00682B0E">
        <w:t xml:space="preserve">temporal lobe </w:t>
      </w:r>
      <w:r w:rsidR="002D4E04" w:rsidRPr="00682B0E">
        <w:t xml:space="preserve">TBI across multiple laboratories </w:t>
      </w:r>
      <w:r w:rsidR="00DB1DD6" w:rsidRPr="00682B0E">
        <w:t>and utilize</w:t>
      </w:r>
      <w:r w:rsidR="002D4E04" w:rsidRPr="00682B0E">
        <w:t xml:space="preserve"> prospective </w:t>
      </w:r>
      <w:r w:rsidR="00DB1DD6" w:rsidRPr="00682B0E">
        <w:t>plasma, EEG</w:t>
      </w:r>
      <w:r w:rsidR="007C55D5">
        <w:t>,</w:t>
      </w:r>
      <w:r w:rsidR="00DB1DD6" w:rsidRPr="00682B0E">
        <w:t xml:space="preserve"> and MRI </w:t>
      </w:r>
      <w:r w:rsidR="002D4E04" w:rsidRPr="00682B0E">
        <w:t>measures to validate its relevance to clinical TBI by the parallel construction</w:t>
      </w:r>
      <w:r w:rsidRPr="00682B0E">
        <w:t xml:space="preserve"> with human studies in Project </w:t>
      </w:r>
      <w:r w:rsidR="00DB1DD6" w:rsidRPr="00682B0E">
        <w:t>3</w:t>
      </w:r>
      <w:r w:rsidR="007C55D5">
        <w:t xml:space="preserve"> and (2) </w:t>
      </w:r>
      <w:r w:rsidR="002D4E04" w:rsidRPr="00682B0E">
        <w:t>to identify non-i</w:t>
      </w:r>
      <w:r w:rsidR="00CF7CC7" w:rsidRPr="00682B0E">
        <w:t xml:space="preserve">nvasive </w:t>
      </w:r>
      <w:r w:rsidR="00DB1DD6" w:rsidRPr="00682B0E">
        <w:t xml:space="preserve">plasma, </w:t>
      </w:r>
      <w:r w:rsidR="00CF7CC7" w:rsidRPr="00682B0E">
        <w:t>electrophysiological,</w:t>
      </w:r>
      <w:r w:rsidR="002D4E04" w:rsidRPr="00682B0E">
        <w:t xml:space="preserve"> </w:t>
      </w:r>
      <w:r w:rsidR="00DB1DD6" w:rsidRPr="00682B0E">
        <w:t xml:space="preserve">and </w:t>
      </w:r>
      <w:r w:rsidR="002D4E04" w:rsidRPr="00682B0E">
        <w:t xml:space="preserve">imaging biomarkers </w:t>
      </w:r>
      <w:r w:rsidR="00DB1DD6" w:rsidRPr="00682B0E">
        <w:t xml:space="preserve">to (a) diagnose </w:t>
      </w:r>
      <w:proofErr w:type="spellStart"/>
      <w:r w:rsidR="007C55D5">
        <w:t>PTE</w:t>
      </w:r>
      <w:r w:rsidR="00DB1DD6" w:rsidRPr="00682B0E">
        <w:t>and</w:t>
      </w:r>
      <w:proofErr w:type="spellEnd"/>
      <w:r w:rsidR="00DB1DD6" w:rsidRPr="00682B0E">
        <w:t xml:space="preserve"> (b) predict treatment outcome</w:t>
      </w:r>
      <w:r w:rsidRPr="00682B0E">
        <w:t>.</w:t>
      </w:r>
      <w:r w:rsidR="00DB1DD6" w:rsidRPr="00682B0E">
        <w:t xml:space="preserve"> Unbiased plasma microRNA-</w:t>
      </w:r>
      <w:proofErr w:type="spellStart"/>
      <w:r w:rsidR="00DB1DD6" w:rsidRPr="00682B0E">
        <w:t>seq</w:t>
      </w:r>
      <w:proofErr w:type="spellEnd"/>
      <w:r w:rsidR="00DB1DD6" w:rsidRPr="00682B0E">
        <w:t xml:space="preserve"> analysis in project 1 may provide novel potential trea</w:t>
      </w:r>
      <w:r w:rsidR="00DB1DD6" w:rsidRPr="00682B0E">
        <w:t>t</w:t>
      </w:r>
      <w:r w:rsidR="00DB1DD6" w:rsidRPr="00682B0E">
        <w:t xml:space="preserve">ment targets for </w:t>
      </w:r>
      <w:r w:rsidR="00A75803" w:rsidRPr="00682B0E">
        <w:t>antiepileptogenic</w:t>
      </w:r>
      <w:r w:rsidR="00DB1DD6" w:rsidRPr="00682B0E">
        <w:t xml:space="preserve"> drug-development.</w:t>
      </w:r>
      <w:r w:rsidRPr="00682B0E">
        <w:t xml:space="preserve"> Furthermore, Project </w:t>
      </w:r>
      <w:r w:rsidR="00DB1DD6" w:rsidRPr="00682B0E">
        <w:t xml:space="preserve">1 </w:t>
      </w:r>
      <w:r w:rsidR="002D4E04" w:rsidRPr="00682B0E">
        <w:t xml:space="preserve">will provide </w:t>
      </w:r>
      <w:r w:rsidR="00DB1DD6" w:rsidRPr="00682B0E">
        <w:t>plasma protein and microRNA-</w:t>
      </w:r>
      <w:proofErr w:type="spellStart"/>
      <w:r w:rsidR="00DB1DD6" w:rsidRPr="00682B0E">
        <w:t>seq</w:t>
      </w:r>
      <w:proofErr w:type="spellEnd"/>
      <w:r w:rsidR="00DB1DD6" w:rsidRPr="00682B0E">
        <w:t xml:space="preserve">, </w:t>
      </w:r>
      <w:r w:rsidR="002D4E04" w:rsidRPr="00682B0E">
        <w:t xml:space="preserve">electrophysiological, </w:t>
      </w:r>
      <w:r w:rsidR="00DB1DD6" w:rsidRPr="00682B0E">
        <w:t xml:space="preserve">and </w:t>
      </w:r>
      <w:r w:rsidR="002D4E04" w:rsidRPr="00682B0E">
        <w:t>imaging dataset</w:t>
      </w:r>
      <w:r w:rsidR="00DB1DD6" w:rsidRPr="00682B0E">
        <w:t>s</w:t>
      </w:r>
      <w:r w:rsidR="002D4E04" w:rsidRPr="00682B0E">
        <w:t xml:space="preserve"> from over </w:t>
      </w:r>
      <w:r w:rsidR="00DB1DD6" w:rsidRPr="00682B0E">
        <w:t xml:space="preserve">200 </w:t>
      </w:r>
      <w:r w:rsidR="002D4E04" w:rsidRPr="00682B0E">
        <w:t>well-</w:t>
      </w:r>
      <w:proofErr w:type="spellStart"/>
      <w:r w:rsidR="002D4E04" w:rsidRPr="00682B0E">
        <w:t>phenotyped</w:t>
      </w:r>
      <w:proofErr w:type="spellEnd"/>
      <w:r w:rsidR="002D4E04" w:rsidRPr="00682B0E">
        <w:t xml:space="preserve"> rats</w:t>
      </w:r>
      <w:r w:rsidR="00674A8B" w:rsidRPr="00682B0E">
        <w:t xml:space="preserve"> with TBI to the</w:t>
      </w:r>
      <w:r w:rsidR="002D4E04" w:rsidRPr="00682B0E">
        <w:t xml:space="preserve"> </w:t>
      </w:r>
      <w:r w:rsidR="007C55D5">
        <w:t>IAC</w:t>
      </w:r>
      <w:r w:rsidR="002D4E04" w:rsidRPr="00682B0E">
        <w:t xml:space="preserve"> to be made available for analysis by </w:t>
      </w:r>
      <w:r w:rsidR="00FD3740" w:rsidRPr="00682B0E">
        <w:t>EpiBioS</w:t>
      </w:r>
      <w:r w:rsidR="000D7726" w:rsidRPr="00682B0E">
        <w:t>4Rx</w:t>
      </w:r>
      <w:r w:rsidR="002D4E04" w:rsidRPr="00682B0E">
        <w:t xml:space="preserve"> Partners and </w:t>
      </w:r>
      <w:r w:rsidR="00EF5E14" w:rsidRPr="00682B0E">
        <w:t xml:space="preserve">over 1,000 </w:t>
      </w:r>
      <w:r w:rsidR="002D4E04" w:rsidRPr="00682B0E">
        <w:t xml:space="preserve">blood samples to </w:t>
      </w:r>
      <w:r w:rsidR="00674A8B" w:rsidRPr="00682B0E">
        <w:t xml:space="preserve">the </w:t>
      </w:r>
      <w:r w:rsidR="007C55D5">
        <w:t>IAC</w:t>
      </w:r>
      <w:r w:rsidR="002D4E04" w:rsidRPr="00682B0E">
        <w:t xml:space="preserve"> for blood biomarker analysis. </w:t>
      </w:r>
    </w:p>
    <w:p w14:paraId="0F9DF90D" w14:textId="794A2C47" w:rsidR="002D4E04" w:rsidRPr="005F5BEF" w:rsidDel="00726A93" w:rsidRDefault="002D4E04">
      <w:pPr>
        <w:pStyle w:val="Heading2"/>
        <w:spacing w:afterLines="35" w:after="84"/>
        <w:rPr>
          <w:del w:id="602" w:author="Ryan Essex" w:date="2016-02-26T19:52:00Z"/>
        </w:rPr>
        <w:pPrChange w:id="603" w:author="Ryan Essex" w:date="2016-02-29T10:10:00Z">
          <w:pPr/>
        </w:pPrChange>
      </w:pPr>
    </w:p>
    <w:p w14:paraId="62D13CDB" w14:textId="532567F7" w:rsidR="00185F01" w:rsidRPr="00E96F58" w:rsidRDefault="008062DF">
      <w:pPr>
        <w:pStyle w:val="Heading2"/>
        <w:spacing w:afterLines="35" w:after="84"/>
        <w:rPr>
          <w:rStyle w:val="NoSpacingChar"/>
          <w:b w:val="0"/>
          <w:rPrChange w:id="604" w:author="Ryan Essex" w:date="2016-02-29T15:15:00Z">
            <w:rPr>
              <w:b/>
              <w:color w:val="000000" w:themeColor="text1"/>
            </w:rPr>
          </w:rPrChange>
        </w:rPr>
        <w:pPrChange w:id="605" w:author="Ryan Essex" w:date="2016-02-29T10:10:00Z">
          <w:pPr/>
        </w:pPrChange>
      </w:pPr>
      <w:r w:rsidRPr="005F5BEF">
        <w:t xml:space="preserve">Research Project </w:t>
      </w:r>
      <w:proofErr w:type="gramStart"/>
      <w:r w:rsidR="00326B30" w:rsidRPr="005F5BEF">
        <w:t>2</w:t>
      </w:r>
      <w:del w:id="606" w:author="Dominique Duncan" w:date="2016-02-26T22:21:00Z">
        <w:r w:rsidR="0011683F" w:rsidRPr="005F5BEF" w:rsidDel="004113D7">
          <w:delText xml:space="preserve"> </w:delText>
        </w:r>
      </w:del>
      <w:r w:rsidR="00414C52" w:rsidRPr="005F5BEF">
        <w:t xml:space="preserve"> </w:t>
      </w:r>
      <w:r w:rsidR="00D3411A" w:rsidRPr="005F5BEF">
        <w:t>(</w:t>
      </w:r>
      <w:proofErr w:type="spellStart"/>
      <w:r w:rsidR="0094107B" w:rsidRPr="009A7F4A">
        <w:t>Galanopoulou</w:t>
      </w:r>
      <w:proofErr w:type="spellEnd"/>
      <w:r w:rsidR="0094107B" w:rsidRPr="009A7F4A">
        <w:t>/</w:t>
      </w:r>
      <w:proofErr w:type="spellStart"/>
      <w:r w:rsidR="0094107B" w:rsidRPr="009A7F4A">
        <w:t>Pitkánen</w:t>
      </w:r>
      <w:proofErr w:type="spellEnd"/>
      <w:r w:rsidR="0094107B" w:rsidRPr="009A7F4A">
        <w:t>/O’Brien</w:t>
      </w:r>
      <w:r w:rsidR="00D3411A" w:rsidRPr="00BB374A">
        <w:rPr>
          <w:rStyle w:val="NoSpacingChar"/>
          <w:rPrChange w:id="607" w:author="Ryan Essex" w:date="2016-02-26T20:19:00Z">
            <w:rPr>
              <w:b/>
              <w:bCs/>
            </w:rPr>
          </w:rPrChange>
        </w:rPr>
        <w:t>)</w:t>
      </w:r>
      <w:r w:rsidR="0094107B" w:rsidRPr="00BB374A">
        <w:rPr>
          <w:rStyle w:val="NoSpacingChar"/>
          <w:rPrChange w:id="608" w:author="Ryan Essex" w:date="2016-02-26T20:19:00Z">
            <w:rPr>
              <w:b/>
              <w:bCs/>
            </w:rPr>
          </w:rPrChange>
        </w:rPr>
        <w:t xml:space="preserve"> </w:t>
      </w:r>
      <w:r w:rsidR="00185F01" w:rsidRPr="00FB4FFC">
        <w:rPr>
          <w:rStyle w:val="NoSpacingChar"/>
          <w:rPrChange w:id="609" w:author="Ryan Essex" w:date="2016-02-29T10:10:00Z">
            <w:rPr>
              <w:b/>
              <w:bCs/>
              <w:color w:val="000000" w:themeColor="text1"/>
            </w:rPr>
          </w:rPrChange>
        </w:rPr>
        <w:t>Preclinical model</w:t>
      </w:r>
      <w:proofErr w:type="gramEnd"/>
      <w:r w:rsidR="00185F01" w:rsidRPr="00FB4FFC">
        <w:rPr>
          <w:rStyle w:val="NoSpacingChar"/>
          <w:rPrChange w:id="610" w:author="Ryan Essex" w:date="2016-02-29T10:10:00Z">
            <w:rPr>
              <w:b/>
              <w:bCs/>
              <w:color w:val="000000" w:themeColor="text1"/>
            </w:rPr>
          </w:rPrChange>
        </w:rPr>
        <w:t xml:space="preserve"> for antiepileptogenic therapy screening in post-traumatic epilepsy. This project utilizes a step-wise</w:t>
      </w:r>
      <w:r w:rsidR="00F621EC" w:rsidRPr="00FB4FFC">
        <w:rPr>
          <w:rStyle w:val="NoSpacingChar"/>
          <w:rPrChange w:id="611" w:author="Ryan Essex" w:date="2016-02-29T10:10:00Z">
            <w:rPr>
              <w:b/>
              <w:bCs/>
              <w:color w:val="000000" w:themeColor="text1"/>
            </w:rPr>
          </w:rPrChange>
        </w:rPr>
        <w:t>,</w:t>
      </w:r>
      <w:r w:rsidR="00185F01" w:rsidRPr="00FB4FFC">
        <w:rPr>
          <w:rStyle w:val="NoSpacingChar"/>
          <w:rPrChange w:id="612" w:author="Ryan Essex" w:date="2016-02-29T10:10:00Z">
            <w:rPr>
              <w:b/>
              <w:bCs/>
              <w:color w:val="000000" w:themeColor="text1"/>
            </w:rPr>
          </w:rPrChange>
        </w:rPr>
        <w:t xml:space="preserve"> multi-modality </w:t>
      </w:r>
      <w:r w:rsidR="00F621EC" w:rsidRPr="00FB4FFC">
        <w:rPr>
          <w:rStyle w:val="NoSpacingChar"/>
          <w:rPrChange w:id="613" w:author="Ryan Essex" w:date="2016-02-29T10:10:00Z">
            <w:rPr>
              <w:b/>
              <w:bCs/>
              <w:color w:val="000000" w:themeColor="text1"/>
            </w:rPr>
          </w:rPrChange>
        </w:rPr>
        <w:t xml:space="preserve">rigorous </w:t>
      </w:r>
      <w:r w:rsidR="00185F01" w:rsidRPr="00FB4FFC">
        <w:rPr>
          <w:rStyle w:val="NoSpacingChar"/>
          <w:rPrChange w:id="614" w:author="Ryan Essex" w:date="2016-02-29T10:10:00Z">
            <w:rPr>
              <w:b/>
              <w:bCs/>
              <w:color w:val="000000" w:themeColor="text1"/>
            </w:rPr>
          </w:rPrChange>
        </w:rPr>
        <w:t>a</w:t>
      </w:r>
      <w:r w:rsidR="00185F01" w:rsidRPr="00FB4FFC">
        <w:rPr>
          <w:rStyle w:val="NoSpacingChar"/>
          <w:rPrChange w:id="615" w:author="Ryan Essex" w:date="2016-02-29T10:10:00Z">
            <w:rPr>
              <w:b/>
              <w:bCs/>
              <w:color w:val="000000" w:themeColor="text1"/>
            </w:rPr>
          </w:rPrChange>
        </w:rPr>
        <w:t>p</w:t>
      </w:r>
      <w:r w:rsidR="00185F01" w:rsidRPr="00FB4FFC">
        <w:rPr>
          <w:rStyle w:val="NoSpacingChar"/>
          <w:rPrChange w:id="616" w:author="Ryan Essex" w:date="2016-02-29T10:10:00Z">
            <w:rPr>
              <w:b/>
              <w:bCs/>
              <w:color w:val="000000" w:themeColor="text1"/>
            </w:rPr>
          </w:rPrChange>
        </w:rPr>
        <w:t xml:space="preserve">proach to </w:t>
      </w:r>
      <w:r w:rsidR="00F621EC" w:rsidRPr="00FB4FFC">
        <w:rPr>
          <w:rStyle w:val="NoSpacingChar"/>
          <w:rPrChange w:id="617" w:author="Ryan Essex" w:date="2016-02-29T10:10:00Z">
            <w:rPr>
              <w:b/>
              <w:bCs/>
              <w:color w:val="000000" w:themeColor="text1"/>
            </w:rPr>
          </w:rPrChange>
        </w:rPr>
        <w:t xml:space="preserve">identify lead compounds with anti-epileptogenic potential in the lateral fluid percussion model of post-traumatic epilepsy in adult male rats. We have selected to test </w:t>
      </w:r>
      <w:del w:id="618" w:author="Ryan Essex" w:date="2016-02-26T20:19:00Z">
        <w:r w:rsidR="00F621EC" w:rsidRPr="00FB4FFC" w:rsidDel="00BB374A">
          <w:rPr>
            <w:rStyle w:val="NoSpacingChar"/>
            <w:rPrChange w:id="619" w:author="Ryan Essex" w:date="2016-02-29T10:10:00Z">
              <w:rPr>
                <w:b/>
                <w:bCs/>
                <w:color w:val="000000" w:themeColor="text1"/>
              </w:rPr>
            </w:rPrChange>
          </w:rPr>
          <w:delText>5</w:delText>
        </w:r>
      </w:del>
      <w:r w:rsidR="00F621EC" w:rsidRPr="00FB4FFC">
        <w:rPr>
          <w:rStyle w:val="NoSpacingChar"/>
          <w:rPrChange w:id="620" w:author="Ryan Essex" w:date="2016-02-29T10:10:00Z">
            <w:rPr>
              <w:b/>
              <w:bCs/>
              <w:color w:val="000000" w:themeColor="text1"/>
            </w:rPr>
          </w:rPrChange>
        </w:rPr>
        <w:t>treatment protocols, based on existing evidence that their targets are relevant to TBI and/or PTE</w:t>
      </w:r>
      <w:r w:rsidR="00A75803" w:rsidRPr="00FB4FFC">
        <w:rPr>
          <w:rStyle w:val="NoSpacingChar"/>
          <w:rPrChange w:id="621" w:author="Ryan Essex" w:date="2016-02-29T10:10:00Z">
            <w:rPr>
              <w:b/>
              <w:bCs/>
              <w:color w:val="000000" w:themeColor="text1"/>
            </w:rPr>
          </w:rPrChange>
        </w:rPr>
        <w:t>,</w:t>
      </w:r>
      <w:r w:rsidR="005F07DB" w:rsidRPr="00FB4FFC">
        <w:rPr>
          <w:rStyle w:val="NoSpacingChar"/>
          <w:rPrChange w:id="622" w:author="Ryan Essex" w:date="2016-02-29T10:10:00Z">
            <w:rPr>
              <w:b/>
              <w:bCs/>
              <w:color w:val="000000" w:themeColor="text1"/>
            </w:rPr>
          </w:rPrChange>
        </w:rPr>
        <w:t xml:space="preserve"> </w:t>
      </w:r>
      <w:r w:rsidR="003B4E08" w:rsidRPr="00FB4FFC">
        <w:rPr>
          <w:rStyle w:val="NoSpacingChar"/>
          <w:rPrChange w:id="623" w:author="Ryan Essex" w:date="2016-02-29T10:10:00Z">
            <w:rPr>
              <w:b/>
              <w:bCs/>
              <w:color w:val="000000" w:themeColor="text1"/>
            </w:rPr>
          </w:rPrChange>
        </w:rPr>
        <w:t xml:space="preserve">and that </w:t>
      </w:r>
      <w:r w:rsidR="00A75803" w:rsidRPr="00FB4FFC">
        <w:rPr>
          <w:rStyle w:val="NoSpacingChar"/>
          <w:rPrChange w:id="624" w:author="Ryan Essex" w:date="2016-02-29T10:10:00Z">
            <w:rPr>
              <w:b/>
              <w:bCs/>
              <w:color w:val="000000" w:themeColor="text1"/>
            </w:rPr>
          </w:rPrChange>
        </w:rPr>
        <w:t xml:space="preserve">they </w:t>
      </w:r>
      <w:r w:rsidR="003B4E08" w:rsidRPr="00FB4FFC">
        <w:rPr>
          <w:rStyle w:val="NoSpacingChar"/>
          <w:rPrChange w:id="625" w:author="Ryan Essex" w:date="2016-02-29T10:10:00Z">
            <w:rPr>
              <w:b/>
              <w:bCs/>
              <w:color w:val="000000" w:themeColor="text1"/>
            </w:rPr>
          </w:rPrChange>
        </w:rPr>
        <w:t xml:space="preserve">have already undergone testing in humans for other indications and demonstrated a favorable safety profile. This will facilitate rapid translation into clinical trials for compounds shown to have an antiepileptogenic effect in the preclinical trials. </w:t>
      </w:r>
      <w:r w:rsidR="005F07DB" w:rsidRPr="00FB4FFC">
        <w:rPr>
          <w:rStyle w:val="NoSpacingChar"/>
          <w:rPrChange w:id="626" w:author="Ryan Essex" w:date="2016-02-29T10:10:00Z">
            <w:rPr>
              <w:b/>
              <w:bCs/>
              <w:color w:val="000000" w:themeColor="text1"/>
            </w:rPr>
          </w:rPrChange>
        </w:rPr>
        <w:t>We will first d</w:t>
      </w:r>
      <w:r w:rsidR="00F621EC" w:rsidRPr="00FB4FFC">
        <w:rPr>
          <w:rStyle w:val="NoSpacingChar"/>
          <w:rPrChange w:id="627" w:author="Ryan Essex" w:date="2016-02-29T10:10:00Z">
            <w:rPr>
              <w:b/>
              <w:bCs/>
              <w:color w:val="000000" w:themeColor="text1"/>
            </w:rPr>
          </w:rPrChange>
        </w:rPr>
        <w:t xml:space="preserve">efine </w:t>
      </w:r>
      <w:r w:rsidR="005F07DB" w:rsidRPr="00FB4FFC">
        <w:rPr>
          <w:rStyle w:val="NoSpacingChar"/>
          <w:rPrChange w:id="628" w:author="Ryan Essex" w:date="2016-02-29T10:10:00Z">
            <w:rPr>
              <w:b/>
              <w:bCs/>
              <w:color w:val="000000" w:themeColor="text1"/>
            </w:rPr>
          </w:rPrChange>
        </w:rPr>
        <w:t xml:space="preserve">in exploratory studies </w:t>
      </w:r>
      <w:r w:rsidR="00F621EC" w:rsidRPr="00FB4FFC">
        <w:rPr>
          <w:rStyle w:val="NoSpacingChar"/>
          <w:rPrChange w:id="629" w:author="Ryan Essex" w:date="2016-02-29T10:10:00Z">
            <w:rPr>
              <w:b/>
              <w:bCs/>
              <w:color w:val="000000" w:themeColor="text1"/>
            </w:rPr>
          </w:rPrChange>
        </w:rPr>
        <w:t xml:space="preserve">the </w:t>
      </w:r>
      <w:r w:rsidR="005F07DB" w:rsidRPr="00FB4FFC">
        <w:rPr>
          <w:rStyle w:val="NoSpacingChar"/>
          <w:rPrChange w:id="630" w:author="Ryan Essex" w:date="2016-02-29T10:10:00Z">
            <w:rPr>
              <w:b/>
              <w:bCs/>
              <w:color w:val="000000" w:themeColor="text1"/>
            </w:rPr>
          </w:rPrChange>
        </w:rPr>
        <w:t>relevant treatment windows for the targets, optimize treatment protocols using studies on pharmacokinetic and target engagement, test the effect of treatments on early stage biomarkers (EEG and plasma). We will then select the lead compound, to advance in</w:t>
      </w:r>
      <w:r w:rsidR="00ED46FB" w:rsidRPr="00FB4FFC">
        <w:rPr>
          <w:rStyle w:val="NoSpacingChar"/>
          <w:rPrChange w:id="631" w:author="Ryan Essex" w:date="2016-02-29T10:10:00Z">
            <w:rPr>
              <w:b/>
              <w:bCs/>
              <w:color w:val="000000" w:themeColor="text1"/>
            </w:rPr>
          </w:rPrChange>
        </w:rPr>
        <w:t>to</w:t>
      </w:r>
      <w:r w:rsidR="005F07DB" w:rsidRPr="00FB4FFC">
        <w:rPr>
          <w:rStyle w:val="NoSpacingChar"/>
          <w:rPrChange w:id="632" w:author="Ryan Essex" w:date="2016-02-29T10:10:00Z">
            <w:rPr>
              <w:b/>
              <w:bCs/>
              <w:color w:val="000000" w:themeColor="text1"/>
            </w:rPr>
          </w:rPrChange>
        </w:rPr>
        <w:t xml:space="preserve"> a multicenter preclinical trial testing its efficacy in modifying the non-invasive electrophysiological, imaging, and plasma biomarkers identified in </w:t>
      </w:r>
      <w:r w:rsidR="005F07DB" w:rsidRPr="00FB4FFC">
        <w:rPr>
          <w:rStyle w:val="NoSpacingChar"/>
          <w:i/>
          <w:rPrChange w:id="633" w:author="Ryan Essex" w:date="2016-02-29T15:15:00Z">
            <w:rPr>
              <w:bCs/>
            </w:rPr>
          </w:rPrChange>
        </w:rPr>
        <w:t>Project 1 and 2</w:t>
      </w:r>
      <w:r w:rsidR="005F07DB" w:rsidRPr="00FB4FFC">
        <w:rPr>
          <w:rStyle w:val="NoSpacingChar"/>
          <w:rPrChange w:id="634" w:author="Ryan Essex" w:date="2016-02-29T15:15:00Z">
            <w:rPr>
              <w:bCs/>
            </w:rPr>
          </w:rPrChange>
        </w:rPr>
        <w:t xml:space="preserve"> and pr</w:t>
      </w:r>
      <w:r w:rsidR="005F07DB" w:rsidRPr="00FB4FFC">
        <w:rPr>
          <w:rStyle w:val="NoSpacingChar"/>
          <w:rPrChange w:id="635" w:author="Ryan Essex" w:date="2016-02-29T15:15:00Z">
            <w:rPr>
              <w:bCs/>
            </w:rPr>
          </w:rPrChange>
        </w:rPr>
        <w:t>e</w:t>
      </w:r>
      <w:r w:rsidR="005F07DB" w:rsidRPr="00FB4FFC">
        <w:rPr>
          <w:rStyle w:val="NoSpacingChar"/>
          <w:rPrChange w:id="636" w:author="Ryan Essex" w:date="2016-02-29T15:15:00Z">
            <w:rPr>
              <w:bCs/>
            </w:rPr>
          </w:rPrChange>
        </w:rPr>
        <w:t xml:space="preserve">venting post-traumatic epileptogenesis </w:t>
      </w:r>
      <w:r w:rsidR="00ED46FB" w:rsidRPr="00FB4FFC">
        <w:rPr>
          <w:rStyle w:val="NoSpacingChar"/>
          <w:rPrChange w:id="637" w:author="Ryan Essex" w:date="2016-02-29T15:15:00Z">
            <w:rPr>
              <w:bCs/>
              <w:color w:val="000000" w:themeColor="text1"/>
            </w:rPr>
          </w:rPrChange>
        </w:rPr>
        <w:t>in the animal model, using rigorous, unbiased and clinically relevant standards of study design, data collection and analysis</w:t>
      </w:r>
      <w:r w:rsidR="000F1377" w:rsidRPr="00FB4FFC">
        <w:rPr>
          <w:rStyle w:val="NoSpacingChar"/>
          <w:rPrChange w:id="638" w:author="Ryan Essex" w:date="2016-02-29T15:15:00Z">
            <w:rPr>
              <w:color w:val="000000" w:themeColor="text1"/>
              <w:vertAlign w:val="superscript"/>
            </w:rPr>
          </w:rPrChange>
        </w:rPr>
        <w:t>30</w:t>
      </w:r>
      <w:proofErr w:type="gramStart"/>
      <w:r w:rsidR="000F1377" w:rsidRPr="00FB4FFC">
        <w:rPr>
          <w:b w:val="0"/>
          <w:color w:val="000000" w:themeColor="text1"/>
          <w:vertAlign w:val="superscript"/>
        </w:rPr>
        <w:t>,31,</w:t>
      </w:r>
      <w:r w:rsidR="00F523E5" w:rsidRPr="00FB4FFC">
        <w:rPr>
          <w:b w:val="0"/>
          <w:color w:val="000000" w:themeColor="text1"/>
          <w:vertAlign w:val="superscript"/>
        </w:rPr>
        <w:t>32</w:t>
      </w:r>
      <w:r w:rsidR="0059455F" w:rsidRPr="00FB4FFC">
        <w:rPr>
          <w:b w:val="0"/>
          <w:color w:val="000000" w:themeColor="text1"/>
          <w:vertAlign w:val="superscript"/>
        </w:rPr>
        <w:t>,52,56</w:t>
      </w:r>
      <w:r w:rsidR="000F1377" w:rsidRPr="00FB4FFC">
        <w:rPr>
          <w:b w:val="0"/>
          <w:color w:val="000000" w:themeColor="text1"/>
          <w:vertAlign w:val="superscript"/>
        </w:rPr>
        <w:t>,77</w:t>
      </w:r>
      <w:r w:rsidR="003579EC" w:rsidRPr="00FB4FFC">
        <w:rPr>
          <w:b w:val="0"/>
          <w:color w:val="000000" w:themeColor="text1"/>
          <w:vertAlign w:val="superscript"/>
        </w:rPr>
        <w:t>,8</w:t>
      </w:r>
      <w:r w:rsidR="000F1377" w:rsidRPr="00FB4FFC">
        <w:rPr>
          <w:b w:val="0"/>
          <w:color w:val="000000" w:themeColor="text1"/>
          <w:vertAlign w:val="superscript"/>
        </w:rPr>
        <w:t>6</w:t>
      </w:r>
      <w:proofErr w:type="gramEnd"/>
      <w:r w:rsidR="00ED46FB" w:rsidRPr="00FB4FFC">
        <w:rPr>
          <w:b w:val="0"/>
          <w:color w:val="000000" w:themeColor="text1"/>
        </w:rPr>
        <w:t xml:space="preserve">. </w:t>
      </w:r>
      <w:r w:rsidR="00ED46FB" w:rsidRPr="00FB4FFC">
        <w:rPr>
          <w:rStyle w:val="NoSpacingChar"/>
          <w:rPrChange w:id="639" w:author="Ryan Essex" w:date="2016-02-29T15:15:00Z">
            <w:rPr>
              <w:bCs/>
              <w:color w:val="000000" w:themeColor="text1"/>
            </w:rPr>
          </w:rPrChange>
        </w:rPr>
        <w:t>A Data Safety Monito</w:t>
      </w:r>
      <w:r w:rsidR="00ED46FB" w:rsidRPr="00FB4FFC">
        <w:rPr>
          <w:rStyle w:val="NoSpacingChar"/>
          <w:rPrChange w:id="640" w:author="Ryan Essex" w:date="2016-02-29T15:15:00Z">
            <w:rPr>
              <w:bCs/>
              <w:color w:val="000000" w:themeColor="text1"/>
            </w:rPr>
          </w:rPrChange>
        </w:rPr>
        <w:t>r</w:t>
      </w:r>
      <w:r w:rsidR="00ED46FB" w:rsidRPr="00FB4FFC">
        <w:rPr>
          <w:rStyle w:val="NoSpacingChar"/>
          <w:rPrChange w:id="641" w:author="Ryan Essex" w:date="2016-02-29T15:15:00Z">
            <w:rPr>
              <w:bCs/>
              <w:color w:val="000000" w:themeColor="text1"/>
            </w:rPr>
          </w:rPrChange>
        </w:rPr>
        <w:t>ing Board</w:t>
      </w:r>
      <w:r w:rsidR="007C55D5" w:rsidRPr="00FB4FFC">
        <w:rPr>
          <w:rStyle w:val="NoSpacingChar"/>
          <w:rPrChange w:id="642" w:author="Ryan Essex" w:date="2016-02-29T15:15:00Z">
            <w:rPr>
              <w:bCs/>
              <w:color w:val="000000" w:themeColor="text1"/>
            </w:rPr>
          </w:rPrChange>
        </w:rPr>
        <w:t xml:space="preserve"> (DSMB)</w:t>
      </w:r>
      <w:r w:rsidR="00ED46FB" w:rsidRPr="00FB4FFC">
        <w:rPr>
          <w:rStyle w:val="NoSpacingChar"/>
          <w:rPrChange w:id="643" w:author="Ryan Essex" w:date="2016-02-29T15:15:00Z">
            <w:rPr>
              <w:bCs/>
              <w:color w:val="000000" w:themeColor="text1"/>
            </w:rPr>
          </w:rPrChange>
        </w:rPr>
        <w:t xml:space="preserve"> has been invited to monitor progress and</w:t>
      </w:r>
      <w:r w:rsidR="003228DF" w:rsidRPr="00FB4FFC">
        <w:rPr>
          <w:rStyle w:val="NoSpacingChar"/>
          <w:rPrChange w:id="644" w:author="Ryan Essex" w:date="2016-02-29T15:15:00Z">
            <w:rPr>
              <w:bCs/>
              <w:color w:val="000000" w:themeColor="text1"/>
            </w:rPr>
          </w:rPrChange>
        </w:rPr>
        <w:t xml:space="preserve">, with additional input from the </w:t>
      </w:r>
      <w:r w:rsidR="003228DF" w:rsidRPr="00FB4FFC">
        <w:rPr>
          <w:rStyle w:val="NoSpacingChar"/>
          <w:i/>
          <w:rPrChange w:id="645" w:author="Ryan Essex" w:date="2016-02-29T15:15:00Z">
            <w:rPr>
              <w:bCs/>
              <w:color w:val="000000" w:themeColor="text1"/>
            </w:rPr>
          </w:rPrChange>
        </w:rPr>
        <w:t>Public Engagement</w:t>
      </w:r>
      <w:r w:rsidR="003228DF" w:rsidRPr="00FB4FFC">
        <w:rPr>
          <w:rStyle w:val="NoSpacingChar"/>
          <w:rPrChange w:id="646" w:author="Ryan Essex" w:date="2016-02-29T15:15:00Z">
            <w:rPr>
              <w:bCs/>
              <w:color w:val="000000" w:themeColor="text1"/>
            </w:rPr>
          </w:rPrChange>
        </w:rPr>
        <w:t xml:space="preserve"> </w:t>
      </w:r>
      <w:r w:rsidR="003228DF" w:rsidRPr="00FB4FFC">
        <w:rPr>
          <w:rStyle w:val="NoSpacingChar"/>
          <w:i/>
          <w:rPrChange w:id="647" w:author="Ryan Essex" w:date="2016-02-29T15:15:00Z">
            <w:rPr>
              <w:bCs/>
              <w:color w:val="000000" w:themeColor="text1"/>
            </w:rPr>
          </w:rPrChange>
        </w:rPr>
        <w:t>Core</w:t>
      </w:r>
      <w:r w:rsidR="003228DF" w:rsidRPr="00FB4FFC">
        <w:rPr>
          <w:rStyle w:val="NoSpacingChar"/>
          <w:rPrChange w:id="648" w:author="Ryan Essex" w:date="2016-02-29T15:15:00Z">
            <w:rPr>
              <w:bCs/>
              <w:color w:val="000000" w:themeColor="text1"/>
            </w:rPr>
          </w:rPrChange>
        </w:rPr>
        <w:t>, will</w:t>
      </w:r>
      <w:r w:rsidR="00ED46FB" w:rsidRPr="00FB4FFC">
        <w:rPr>
          <w:rStyle w:val="NoSpacingChar"/>
          <w:rPrChange w:id="649" w:author="Ryan Essex" w:date="2016-02-29T15:15:00Z">
            <w:rPr>
              <w:bCs/>
              <w:color w:val="000000" w:themeColor="text1"/>
            </w:rPr>
          </w:rPrChange>
        </w:rPr>
        <w:t xml:space="preserve"> advise on strategies and clinical relevance issues. The results of this project will inform </w:t>
      </w:r>
      <w:r w:rsidR="00ED46FB" w:rsidRPr="00FB4FFC">
        <w:rPr>
          <w:rStyle w:val="NoSpacingChar"/>
          <w:i/>
          <w:rPrChange w:id="650" w:author="Ryan Essex" w:date="2016-02-29T15:15:00Z">
            <w:rPr>
              <w:bCs/>
              <w:color w:val="000000" w:themeColor="text1"/>
            </w:rPr>
          </w:rPrChange>
        </w:rPr>
        <w:t>Project 3</w:t>
      </w:r>
      <w:r w:rsidR="00ED46FB" w:rsidRPr="00FB4FFC">
        <w:rPr>
          <w:rStyle w:val="NoSpacingChar"/>
          <w:rPrChange w:id="651" w:author="Ryan Essex" w:date="2016-02-29T15:15:00Z">
            <w:rPr>
              <w:bCs/>
              <w:color w:val="000000" w:themeColor="text1"/>
            </w:rPr>
          </w:rPrChange>
        </w:rPr>
        <w:t xml:space="preserve"> on the best design for a future clinical antiepileptogenesis trial to test the su</w:t>
      </w:r>
      <w:r w:rsidR="00ED46FB" w:rsidRPr="00FB4FFC">
        <w:rPr>
          <w:rStyle w:val="NoSpacingChar"/>
          <w:rPrChange w:id="652" w:author="Ryan Essex" w:date="2016-02-29T15:15:00Z">
            <w:rPr>
              <w:bCs/>
              <w:color w:val="000000" w:themeColor="text1"/>
            </w:rPr>
          </w:rPrChange>
        </w:rPr>
        <w:t>c</w:t>
      </w:r>
      <w:r w:rsidR="00ED46FB" w:rsidRPr="00FB4FFC">
        <w:rPr>
          <w:rStyle w:val="NoSpacingChar"/>
          <w:rPrChange w:id="653" w:author="Ryan Essex" w:date="2016-02-29T15:15:00Z">
            <w:rPr>
              <w:bCs/>
              <w:color w:val="000000" w:themeColor="text1"/>
            </w:rPr>
          </w:rPrChange>
        </w:rPr>
        <w:t>cessful compound.</w:t>
      </w:r>
      <w:r w:rsidR="005F07DB" w:rsidRPr="00E96F58">
        <w:rPr>
          <w:rStyle w:val="NoSpacingChar"/>
          <w:rPrChange w:id="654" w:author="Ryan Essex" w:date="2016-02-29T15:15:00Z">
            <w:rPr>
              <w:bCs/>
              <w:color w:val="000000" w:themeColor="text1"/>
            </w:rPr>
          </w:rPrChange>
        </w:rPr>
        <w:t xml:space="preserve">   </w:t>
      </w:r>
    </w:p>
    <w:p w14:paraId="194A8BD0" w14:textId="51FAF7A5" w:rsidR="00326B30" w:rsidRPr="005F5BEF" w:rsidDel="00726A93" w:rsidRDefault="00326B30">
      <w:pPr>
        <w:pStyle w:val="Heading2"/>
        <w:spacing w:afterLines="35" w:after="84"/>
        <w:rPr>
          <w:del w:id="655" w:author="Ryan Essex" w:date="2016-02-26T19:55:00Z"/>
        </w:rPr>
        <w:pPrChange w:id="656" w:author="Ryan Essex" w:date="2016-02-26T19:54:00Z">
          <w:pPr/>
        </w:pPrChange>
      </w:pPr>
    </w:p>
    <w:p w14:paraId="15D9DBD5" w14:textId="2165F06C" w:rsidR="00326B30" w:rsidRPr="00726A93" w:rsidRDefault="00326B30">
      <w:pPr>
        <w:pStyle w:val="NoSpacing"/>
        <w:spacing w:afterLines="35" w:after="84"/>
        <w:pPrChange w:id="657" w:author="Ryan Essex" w:date="2016-02-26T19:55:00Z">
          <w:pPr/>
        </w:pPrChange>
      </w:pPr>
      <w:r w:rsidRPr="005F5BEF">
        <w:rPr>
          <w:b/>
        </w:rPr>
        <w:t>Research Project 3</w:t>
      </w:r>
      <w:r w:rsidR="00414C52" w:rsidRPr="00726A93">
        <w:rPr>
          <w:b/>
        </w:rPr>
        <w:t xml:space="preserve"> </w:t>
      </w:r>
      <w:r w:rsidR="006E30B6" w:rsidRPr="00726A93">
        <w:rPr>
          <w:b/>
        </w:rPr>
        <w:t>(</w:t>
      </w:r>
      <w:r w:rsidR="0094107B" w:rsidRPr="00726A93">
        <w:rPr>
          <w:b/>
        </w:rPr>
        <w:t>Vespa/Engel</w:t>
      </w:r>
      <w:r w:rsidR="006E30B6" w:rsidRPr="00726A93">
        <w:rPr>
          <w:b/>
        </w:rPr>
        <w:t>)</w:t>
      </w:r>
      <w:ins w:id="658" w:author="Ryan Essex" w:date="2016-02-26T19:53:00Z">
        <w:r w:rsidR="00726A93" w:rsidRPr="00726A93">
          <w:rPr>
            <w:b/>
          </w:rPr>
          <w:t>:</w:t>
        </w:r>
      </w:ins>
      <w:r w:rsidR="0094107B" w:rsidRPr="00726A93">
        <w:t xml:space="preserve"> </w:t>
      </w:r>
      <w:r w:rsidRPr="00726A93">
        <w:t xml:space="preserve">Biomarkers of epileptogenesis after human </w:t>
      </w:r>
      <w:r w:rsidR="00AD3AC4" w:rsidRPr="00726A93">
        <w:t>TBI</w:t>
      </w:r>
      <w:r w:rsidRPr="00726A93">
        <w:t xml:space="preserve"> (Vespa). This is a mult</w:t>
      </w:r>
      <w:r w:rsidRPr="00726A93">
        <w:t>i</w:t>
      </w:r>
      <w:r w:rsidRPr="00726A93">
        <w:t xml:space="preserve">center observational study to establish a protocol for utilizing patients with moderate-severe TBI with and without PTE to </w:t>
      </w:r>
      <w:r w:rsidR="00084359" w:rsidRPr="00726A93">
        <w:t>identify and validate</w:t>
      </w:r>
      <w:r w:rsidRPr="00726A93">
        <w:t xml:space="preserve"> biomarkers of epileptogenesis, </w:t>
      </w:r>
      <w:r w:rsidR="005675D4" w:rsidRPr="00726A93">
        <w:t>and to develop highly qualified clinical trial sites with expertise in EEG monitoring and other biomarker monitoring for an interventional clinical trial</w:t>
      </w:r>
      <w:r w:rsidR="000D7726" w:rsidRPr="00726A93">
        <w:t xml:space="preserve"> </w:t>
      </w:r>
      <w:r w:rsidR="00084359" w:rsidRPr="00726A93">
        <w:t>of antiepileptogenesis,</w:t>
      </w:r>
      <w:r w:rsidR="005675D4" w:rsidRPr="00726A93">
        <w:t xml:space="preserve"> starting acutely after TBI.</w:t>
      </w:r>
      <w:r w:rsidRPr="00726A93">
        <w:t xml:space="preserve"> </w:t>
      </w:r>
      <w:r w:rsidRPr="009A7F4A">
        <w:rPr>
          <w:i/>
          <w:rPrChange w:id="659" w:author="Ryan Essex" w:date="2016-02-29T10:11:00Z">
            <w:rPr/>
          </w:rPrChange>
        </w:rPr>
        <w:t xml:space="preserve">Project </w:t>
      </w:r>
      <w:r w:rsidR="004F3125" w:rsidRPr="009A7F4A">
        <w:rPr>
          <w:i/>
          <w:rPrChange w:id="660" w:author="Ryan Essex" w:date="2016-02-29T10:11:00Z">
            <w:rPr/>
          </w:rPrChange>
        </w:rPr>
        <w:t>3</w:t>
      </w:r>
      <w:r w:rsidRPr="00726A93">
        <w:t xml:space="preserve"> investigators and th</w:t>
      </w:r>
      <w:r w:rsidR="00084359" w:rsidRPr="00726A93">
        <w:t>e</w:t>
      </w:r>
      <w:r w:rsidRPr="00726A93">
        <w:t xml:space="preserve"> </w:t>
      </w:r>
      <w:r w:rsidR="006131E6" w:rsidRPr="00726A93">
        <w:t xml:space="preserve">IAC </w:t>
      </w:r>
      <w:r w:rsidRPr="00726A93">
        <w:t>will facilitate all data ma</w:t>
      </w:r>
      <w:r w:rsidRPr="00726A93">
        <w:t>n</w:t>
      </w:r>
      <w:r w:rsidRPr="00726A93">
        <w:t xml:space="preserve">agement. Protocols have been carefully harmonized with Research </w:t>
      </w:r>
      <w:r w:rsidRPr="009A7F4A">
        <w:rPr>
          <w:i/>
          <w:rPrChange w:id="661" w:author="Ryan Essex" w:date="2016-02-29T10:11:00Z">
            <w:rPr/>
          </w:rPrChange>
        </w:rPr>
        <w:t>Project</w:t>
      </w:r>
      <w:r w:rsidR="004F3125" w:rsidRPr="009A7F4A">
        <w:rPr>
          <w:i/>
          <w:rPrChange w:id="662" w:author="Ryan Essex" w:date="2016-02-29T10:11:00Z">
            <w:rPr/>
          </w:rPrChange>
        </w:rPr>
        <w:t xml:space="preserve">s 1 and </w:t>
      </w:r>
      <w:r w:rsidRPr="009A7F4A">
        <w:rPr>
          <w:i/>
          <w:rPrChange w:id="663" w:author="Ryan Essex" w:date="2016-02-29T10:11:00Z">
            <w:rPr/>
          </w:rPrChange>
        </w:rPr>
        <w:t>2</w:t>
      </w:r>
      <w:r w:rsidR="000D7726" w:rsidRPr="00726A93">
        <w:t>,</w:t>
      </w:r>
      <w:r w:rsidRPr="00726A93">
        <w:t xml:space="preserve"> </w:t>
      </w:r>
      <w:r w:rsidR="004F3125" w:rsidRPr="00726A93">
        <w:t>which will inform the optimal blood biomarker to be studied in years 4 and 5.</w:t>
      </w:r>
    </w:p>
    <w:p w14:paraId="5BE25B6A" w14:textId="6E8F1F17" w:rsidR="00326B30" w:rsidRPr="008D6C97" w:rsidDel="00726A93" w:rsidRDefault="00326B30">
      <w:pPr>
        <w:pStyle w:val="Heading2"/>
        <w:spacing w:afterLines="35" w:after="84"/>
        <w:rPr>
          <w:del w:id="664" w:author="Ryan Essex" w:date="2016-02-26T19:52:00Z"/>
        </w:rPr>
        <w:pPrChange w:id="665" w:author="Ryan Essex" w:date="2016-02-29T10:14:00Z">
          <w:pPr/>
        </w:pPrChange>
      </w:pPr>
    </w:p>
    <w:p w14:paraId="2A807711" w14:textId="56356B3A" w:rsidR="0011683F" w:rsidRPr="00726A93" w:rsidDel="00726A93" w:rsidRDefault="0011683F">
      <w:pPr>
        <w:pStyle w:val="Heading2"/>
        <w:spacing w:afterLines="35" w:after="84"/>
        <w:rPr>
          <w:del w:id="666" w:author="Ryan Essex" w:date="2016-02-26T19:52:00Z"/>
        </w:rPr>
        <w:pPrChange w:id="667" w:author="Ryan Essex" w:date="2016-02-29T10:14:00Z">
          <w:pPr/>
        </w:pPrChange>
      </w:pPr>
      <w:del w:id="668" w:author="Ryan Essex" w:date="2016-02-29T10:14:00Z">
        <w:r w:rsidRPr="008D6C97" w:rsidDel="00B65C8B">
          <w:delText>B</w:delText>
        </w:r>
      </w:del>
      <w:r w:rsidR="00B93275">
        <w:t>3</w:t>
      </w:r>
      <w:r w:rsidRPr="00726A93">
        <w:t>.2.7. Data elements for analysis</w:t>
      </w:r>
      <w:r w:rsidR="007F6A49" w:rsidRPr="00726A93">
        <w:t>:</w:t>
      </w:r>
      <w:del w:id="669" w:author="Ryan Essex" w:date="2016-02-26T19:52:00Z">
        <w:r w:rsidR="00DB65FF" w:rsidRPr="00726A93" w:rsidDel="00726A93">
          <w:delText xml:space="preserve"> </w:delText>
        </w:r>
      </w:del>
    </w:p>
    <w:p w14:paraId="1D648016" w14:textId="11DD36E1" w:rsidR="0011683F" w:rsidRPr="008D6C97" w:rsidRDefault="0011683F">
      <w:pPr>
        <w:pStyle w:val="Heading2"/>
        <w:spacing w:afterLines="35" w:after="84"/>
        <w:pPrChange w:id="670" w:author="Ryan Essex" w:date="2016-02-29T10:14:00Z">
          <w:pPr/>
        </w:pPrChange>
      </w:pPr>
    </w:p>
    <w:p w14:paraId="339290F7" w14:textId="29B7DBB3" w:rsidR="0011683F" w:rsidRPr="008D6C97" w:rsidRDefault="0011683F">
      <w:pPr>
        <w:pStyle w:val="NoSpacing"/>
        <w:spacing w:afterLines="35" w:after="84"/>
        <w:rPr>
          <w:rFonts w:cs="Arial"/>
        </w:rPr>
        <w:pPrChange w:id="671" w:author="Ryan Essex" w:date="2016-02-26T19:55:00Z">
          <w:pPr/>
        </w:pPrChange>
      </w:pPr>
      <w:r w:rsidRPr="00726A93">
        <w:rPr>
          <w:rStyle w:val="Heading2Char"/>
          <w:rPrChange w:id="672" w:author="Ryan Essex" w:date="2016-02-26T19:55:00Z">
            <w:rPr>
              <w:rFonts w:cs="Arial"/>
              <w:i/>
            </w:rPr>
          </w:rPrChange>
        </w:rPr>
        <w:t>Electrophysiological studies</w:t>
      </w:r>
      <w:r w:rsidR="004505AF" w:rsidRPr="00726A93">
        <w:rPr>
          <w:rStyle w:val="Heading2Char"/>
          <w:rPrChange w:id="673" w:author="Ryan Essex" w:date="2016-02-26T19:55:00Z">
            <w:rPr>
              <w:rFonts w:cs="Arial"/>
            </w:rPr>
          </w:rPrChange>
        </w:rPr>
        <w:t>:</w:t>
      </w:r>
      <w:r w:rsidR="004505AF">
        <w:rPr>
          <w:rFonts w:cs="Arial"/>
        </w:rPr>
        <w:t xml:space="preserve"> N</w:t>
      </w:r>
      <w:r w:rsidR="00CF7CC7" w:rsidRPr="008D6C97">
        <w:rPr>
          <w:rFonts w:cs="Arial"/>
        </w:rPr>
        <w:t xml:space="preserve">oninvasive </w:t>
      </w:r>
      <w:r w:rsidR="004837D8" w:rsidRPr="008D6C97">
        <w:rPr>
          <w:rFonts w:cs="Arial"/>
        </w:rPr>
        <w:t>epileptiform an</w:t>
      </w:r>
      <w:r w:rsidR="00041F60" w:rsidRPr="008D6C97">
        <w:rPr>
          <w:rFonts w:cs="Arial"/>
        </w:rPr>
        <w:t xml:space="preserve">d </w:t>
      </w:r>
      <w:proofErr w:type="spellStart"/>
      <w:r w:rsidR="00041F60" w:rsidRPr="008D6C97">
        <w:rPr>
          <w:rFonts w:cs="Arial"/>
        </w:rPr>
        <w:t>nonepileptiform</w:t>
      </w:r>
      <w:proofErr w:type="spellEnd"/>
      <w:r w:rsidR="00041F60" w:rsidRPr="008D6C97">
        <w:rPr>
          <w:rFonts w:cs="Arial"/>
        </w:rPr>
        <w:t xml:space="preserve"> </w:t>
      </w:r>
      <w:r w:rsidR="00CF7CC7" w:rsidRPr="008D6C97">
        <w:rPr>
          <w:rFonts w:cs="Arial"/>
        </w:rPr>
        <w:t>EEG patterns derived fr</w:t>
      </w:r>
      <w:r w:rsidR="008062DF">
        <w:rPr>
          <w:rFonts w:cs="Arial"/>
        </w:rPr>
        <w:t xml:space="preserve">om scalp </w:t>
      </w:r>
      <w:r w:rsidR="008744D9">
        <w:rPr>
          <w:rFonts w:cs="Arial"/>
        </w:rPr>
        <w:t xml:space="preserve">and depth </w:t>
      </w:r>
      <w:r w:rsidR="008062DF">
        <w:rPr>
          <w:rFonts w:cs="Arial"/>
        </w:rPr>
        <w:t>electrodes in Project</w:t>
      </w:r>
      <w:r w:rsidR="00745A59">
        <w:rPr>
          <w:rFonts w:cs="Arial"/>
        </w:rPr>
        <w:t>s</w:t>
      </w:r>
      <w:r w:rsidR="008062DF">
        <w:rPr>
          <w:rFonts w:cs="Arial"/>
        </w:rPr>
        <w:t xml:space="preserve"> </w:t>
      </w:r>
      <w:r w:rsidR="00CF7CC7" w:rsidRPr="008D6C97">
        <w:rPr>
          <w:rFonts w:cs="Arial"/>
        </w:rPr>
        <w:t>1, 2</w:t>
      </w:r>
      <w:r w:rsidR="00170710">
        <w:rPr>
          <w:rFonts w:cs="Arial"/>
        </w:rPr>
        <w:t>,</w:t>
      </w:r>
      <w:r w:rsidR="000445CF" w:rsidRPr="008D6C97">
        <w:rPr>
          <w:rFonts w:cs="Arial"/>
        </w:rPr>
        <w:t xml:space="preserve"> and 3</w:t>
      </w:r>
      <w:r w:rsidR="00D63887">
        <w:rPr>
          <w:rFonts w:cs="Arial"/>
        </w:rPr>
        <w:t xml:space="preserve"> will be studied. </w:t>
      </w:r>
      <w:del w:id="674" w:author="Ryan Essex" w:date="2016-02-29T15:25:00Z">
        <w:r w:rsidR="005C46F8" w:rsidDel="00482A62">
          <w:rPr>
            <w:rFonts w:cs="Arial"/>
          </w:rPr>
          <w:delText xml:space="preserve">This analysis will be supervised by Drs. </w:delText>
        </w:r>
        <w:r w:rsidR="00340E73" w:rsidDel="00482A62">
          <w:rPr>
            <w:rFonts w:cs="Arial"/>
          </w:rPr>
          <w:delText xml:space="preserve">Duncan, </w:delText>
        </w:r>
        <w:r w:rsidR="005C46F8" w:rsidDel="00482A62">
          <w:rPr>
            <w:rFonts w:cs="Arial"/>
          </w:rPr>
          <w:delText>Staba</w:delText>
        </w:r>
        <w:r w:rsidR="00D63887" w:rsidDel="00482A62">
          <w:rPr>
            <w:rFonts w:cs="Arial"/>
          </w:rPr>
          <w:delText>,</w:delText>
        </w:r>
        <w:r w:rsidR="005C46F8" w:rsidDel="00482A62">
          <w:rPr>
            <w:rFonts w:cs="Arial"/>
          </w:rPr>
          <w:delText xml:space="preserve"> and Gotman</w:delText>
        </w:r>
      </w:del>
      <w:ins w:id="675" w:author="Ryan Essex" w:date="2016-02-29T15:25:00Z">
        <w:r w:rsidR="00482A62">
          <w:rPr>
            <w:rFonts w:cs="Arial"/>
          </w:rPr>
          <w:t xml:space="preserve">Drs. Duncan, Staba, and </w:t>
        </w:r>
        <w:proofErr w:type="spellStart"/>
        <w:r w:rsidR="00482A62">
          <w:rPr>
            <w:rFonts w:cs="Arial"/>
          </w:rPr>
          <w:t>Gotman</w:t>
        </w:r>
        <w:proofErr w:type="spellEnd"/>
        <w:r w:rsidR="00482A62">
          <w:rPr>
            <w:rFonts w:cs="Arial"/>
          </w:rPr>
          <w:t xml:space="preserve"> will supervise this analysis</w:t>
        </w:r>
      </w:ins>
      <w:r w:rsidR="005C46F8">
        <w:rPr>
          <w:rFonts w:cs="Arial"/>
        </w:rPr>
        <w:t xml:space="preserve">. </w:t>
      </w:r>
      <w:r w:rsidR="00CA68AE" w:rsidRPr="008D6C97">
        <w:rPr>
          <w:rFonts w:cs="Arial"/>
        </w:rPr>
        <w:t xml:space="preserve">Studies </w:t>
      </w:r>
      <w:r w:rsidR="00D63887">
        <w:rPr>
          <w:rFonts w:cs="Arial"/>
        </w:rPr>
        <w:t xml:space="preserve">will fall into two categories. </w:t>
      </w:r>
      <w:r w:rsidR="00CA68AE" w:rsidRPr="008D6C97">
        <w:rPr>
          <w:rFonts w:cs="Arial"/>
        </w:rPr>
        <w:t>Primary epileptiform biomarkers will consist of interictal spikes, bursts, spindles, slowing, seizures, and focal frequency band features (delta, gamma, theta, beta</w:t>
      </w:r>
      <w:r w:rsidR="00D63887">
        <w:rPr>
          <w:rFonts w:cs="Arial"/>
        </w:rPr>
        <w:t xml:space="preserve">, and alpha). </w:t>
      </w:r>
      <w:r w:rsidR="00CA68AE" w:rsidRPr="008D6C97">
        <w:rPr>
          <w:rFonts w:cs="Arial"/>
        </w:rPr>
        <w:t xml:space="preserve">In addition, a variety of other features will be scanned using algorithms </w:t>
      </w:r>
      <w:r w:rsidR="00D63887">
        <w:rPr>
          <w:rFonts w:cs="Arial"/>
        </w:rPr>
        <w:t xml:space="preserve">that </w:t>
      </w:r>
      <w:r w:rsidR="00CA68AE" w:rsidRPr="008D6C97">
        <w:rPr>
          <w:rFonts w:cs="Arial"/>
        </w:rPr>
        <w:t xml:space="preserve">our groups have found to be of utility in analyzing epileptiform and neurophysiologic signals (see </w:t>
      </w:r>
      <w:r w:rsidR="00D63887">
        <w:rPr>
          <w:rFonts w:cs="Arial"/>
        </w:rPr>
        <w:t>IAC methods).</w:t>
      </w:r>
      <w:r w:rsidR="00CA68AE" w:rsidRPr="008D6C97">
        <w:rPr>
          <w:rFonts w:cs="Arial"/>
        </w:rPr>
        <w:t xml:space="preserve"> Algorithms published for detecting this activity by our </w:t>
      </w:r>
      <w:r w:rsidR="00D63887">
        <w:rPr>
          <w:rFonts w:cs="Arial"/>
        </w:rPr>
        <w:t xml:space="preserve">PIs and </w:t>
      </w:r>
      <w:r w:rsidR="00CA68AE" w:rsidRPr="008D6C97">
        <w:rPr>
          <w:rFonts w:cs="Arial"/>
        </w:rPr>
        <w:t>collaborative groups will be deployed to collect activity of different types, cluster this activity</w:t>
      </w:r>
      <w:r w:rsidR="00D63887">
        <w:rPr>
          <w:rFonts w:cs="Arial"/>
        </w:rPr>
        <w:t>,</w:t>
      </w:r>
      <w:r w:rsidR="00CA68AE" w:rsidRPr="008D6C97">
        <w:rPr>
          <w:rFonts w:cs="Arial"/>
        </w:rPr>
        <w:t xml:space="preserve"> and then </w:t>
      </w:r>
      <w:r w:rsidR="00D63887">
        <w:rPr>
          <w:rFonts w:cs="Arial"/>
        </w:rPr>
        <w:t xml:space="preserve">classify the various types of epileptiform and </w:t>
      </w:r>
      <w:proofErr w:type="spellStart"/>
      <w:r w:rsidR="00D63887">
        <w:rPr>
          <w:rFonts w:cs="Arial"/>
        </w:rPr>
        <w:t>nonepileptiform</w:t>
      </w:r>
      <w:proofErr w:type="spellEnd"/>
      <w:r w:rsidR="00D63887">
        <w:rPr>
          <w:rFonts w:cs="Arial"/>
        </w:rPr>
        <w:t xml:space="preserve"> activity in automatic, unsupervised ways</w:t>
      </w:r>
      <w:r w:rsidR="008062DF">
        <w:rPr>
          <w:rFonts w:cs="Arial"/>
        </w:rPr>
        <w:t xml:space="preserve"> (see the </w:t>
      </w:r>
      <w:r w:rsidR="00D63887">
        <w:rPr>
          <w:rFonts w:cs="Arial"/>
        </w:rPr>
        <w:t>IAC</w:t>
      </w:r>
      <w:r w:rsidR="00CA68AE" w:rsidRPr="008D6C97">
        <w:rPr>
          <w:rFonts w:cs="Arial"/>
        </w:rPr>
        <w:t xml:space="preserve"> as well as the individual research projects for more detail). </w:t>
      </w:r>
      <w:r w:rsidR="007022E2" w:rsidRPr="008D6C97">
        <w:rPr>
          <w:rFonts w:cs="Arial"/>
        </w:rPr>
        <w:t>Because h</w:t>
      </w:r>
      <w:r w:rsidR="00CA68AE" w:rsidRPr="008D6C97">
        <w:rPr>
          <w:rFonts w:cs="Arial"/>
        </w:rPr>
        <w:t>uman EEG will be primarily scalp recorded</w:t>
      </w:r>
      <w:r w:rsidR="00D63887">
        <w:rPr>
          <w:rFonts w:cs="Arial"/>
        </w:rPr>
        <w:t>,</w:t>
      </w:r>
      <w:r w:rsidR="00CA68AE" w:rsidRPr="008D6C97">
        <w:rPr>
          <w:rFonts w:cs="Arial"/>
        </w:rPr>
        <w:t xml:space="preserve"> and animal studies will mimic these studies wi</w:t>
      </w:r>
      <w:r w:rsidR="007022E2" w:rsidRPr="008D6C97">
        <w:rPr>
          <w:rFonts w:cs="Arial"/>
        </w:rPr>
        <w:t>th epidural screw ele</w:t>
      </w:r>
      <w:r w:rsidR="007022E2" w:rsidRPr="008D6C97">
        <w:rPr>
          <w:rFonts w:cs="Arial"/>
        </w:rPr>
        <w:t>c</w:t>
      </w:r>
      <w:r w:rsidR="007022E2" w:rsidRPr="008D6C97">
        <w:rPr>
          <w:rFonts w:cs="Arial"/>
        </w:rPr>
        <w:t>trodes,</w:t>
      </w:r>
      <w:r w:rsidR="00CA68AE" w:rsidRPr="008D6C97">
        <w:rPr>
          <w:rFonts w:cs="Arial"/>
        </w:rPr>
        <w:t xml:space="preserve"> we do not expect to see high </w:t>
      </w:r>
      <w:r w:rsidR="00D63887">
        <w:rPr>
          <w:rFonts w:cs="Arial"/>
        </w:rPr>
        <w:t xml:space="preserve">frequency oscillations (HFOs). </w:t>
      </w:r>
      <w:r w:rsidR="00940478" w:rsidRPr="008D6C97">
        <w:rPr>
          <w:rFonts w:cs="Arial"/>
        </w:rPr>
        <w:t>We will, however have access to</w:t>
      </w:r>
      <w:r w:rsidRPr="008D6C97">
        <w:rPr>
          <w:rFonts w:cs="Arial"/>
        </w:rPr>
        <w:t xml:space="preserve"> </w:t>
      </w:r>
      <w:r w:rsidR="00940478" w:rsidRPr="008D6C97">
        <w:rPr>
          <w:rFonts w:cs="Arial"/>
        </w:rPr>
        <w:t xml:space="preserve">a limited number of </w:t>
      </w:r>
      <w:r w:rsidRPr="008D6C97">
        <w:rPr>
          <w:rFonts w:cs="Arial"/>
        </w:rPr>
        <w:t xml:space="preserve">intracranial electrode recordings </w:t>
      </w:r>
      <w:r w:rsidR="00940478" w:rsidRPr="008D6C97">
        <w:rPr>
          <w:rFonts w:cs="Arial"/>
        </w:rPr>
        <w:t xml:space="preserve">from </w:t>
      </w:r>
      <w:proofErr w:type="gramStart"/>
      <w:r w:rsidR="00940478" w:rsidRPr="008D6C97">
        <w:rPr>
          <w:rFonts w:cs="Arial"/>
        </w:rPr>
        <w:t>patients,</w:t>
      </w:r>
      <w:proofErr w:type="gramEnd"/>
      <w:r w:rsidR="00940478" w:rsidRPr="008D6C97">
        <w:rPr>
          <w:rFonts w:cs="Arial"/>
        </w:rPr>
        <w:t xml:space="preserve"> as well as animal data from another NINDS suppor</w:t>
      </w:r>
      <w:r w:rsidR="00940478" w:rsidRPr="008D6C97">
        <w:rPr>
          <w:rFonts w:cs="Arial"/>
        </w:rPr>
        <w:t>t</w:t>
      </w:r>
      <w:r w:rsidR="00940478" w:rsidRPr="008D6C97">
        <w:rPr>
          <w:rFonts w:cs="Arial"/>
        </w:rPr>
        <w:t>ed TB</w:t>
      </w:r>
      <w:r w:rsidR="00AC6F83">
        <w:rPr>
          <w:rFonts w:cs="Arial"/>
        </w:rPr>
        <w:t xml:space="preserve">I study at UCLA (R01 NS33310). </w:t>
      </w:r>
      <w:r w:rsidR="007022E2" w:rsidRPr="008D6C97">
        <w:rPr>
          <w:rFonts w:cs="Arial"/>
        </w:rPr>
        <w:t>As</w:t>
      </w:r>
      <w:r w:rsidR="00940478" w:rsidRPr="008D6C97">
        <w:rPr>
          <w:rFonts w:cs="Arial"/>
        </w:rPr>
        <w:t xml:space="preserve"> HFOs are</w:t>
      </w:r>
      <w:r w:rsidRPr="008D6C97">
        <w:rPr>
          <w:rFonts w:cs="Arial"/>
        </w:rPr>
        <w:t xml:space="preserve"> </w:t>
      </w:r>
      <w:r w:rsidR="007022E2" w:rsidRPr="008D6C97">
        <w:rPr>
          <w:rFonts w:cs="Arial"/>
        </w:rPr>
        <w:t xml:space="preserve">believed to be </w:t>
      </w:r>
      <w:r w:rsidRPr="008D6C97">
        <w:rPr>
          <w:rFonts w:cs="Arial"/>
        </w:rPr>
        <w:t>biomarkers of epilepto</w:t>
      </w:r>
      <w:r w:rsidR="00C02B4C" w:rsidRPr="008D6C97">
        <w:rPr>
          <w:rFonts w:cs="Arial"/>
        </w:rPr>
        <w:t>genicity</w:t>
      </w:r>
      <w:r w:rsidR="00C02B4C" w:rsidRPr="008D6C97">
        <w:rPr>
          <w:rFonts w:cs="Arial"/>
          <w:vertAlign w:val="superscript"/>
        </w:rPr>
        <w:t>8</w:t>
      </w:r>
      <w:r w:rsidR="0059455F">
        <w:rPr>
          <w:rFonts w:cs="Arial"/>
          <w:vertAlign w:val="superscript"/>
        </w:rPr>
        <w:t>1</w:t>
      </w:r>
      <w:proofErr w:type="gramStart"/>
      <w:r w:rsidR="0059455F">
        <w:rPr>
          <w:rFonts w:cs="Arial"/>
          <w:vertAlign w:val="superscript"/>
        </w:rPr>
        <w:t>,88,89</w:t>
      </w:r>
      <w:proofErr w:type="gramEnd"/>
      <w:r w:rsidR="00C02B4C" w:rsidRPr="008D6C97">
        <w:rPr>
          <w:rFonts w:cs="Arial"/>
        </w:rPr>
        <w:t xml:space="preserve"> </w:t>
      </w:r>
      <w:r w:rsidR="00940478" w:rsidRPr="008D6C97">
        <w:rPr>
          <w:rFonts w:cs="Arial"/>
        </w:rPr>
        <w:t>and are also likely to be biomarkers of epi</w:t>
      </w:r>
      <w:r w:rsidR="00C02B4C" w:rsidRPr="008D6C97">
        <w:rPr>
          <w:rFonts w:cs="Arial"/>
        </w:rPr>
        <w:t>leptogensis</w:t>
      </w:r>
      <w:r w:rsidR="00940478" w:rsidRPr="008D6C97">
        <w:rPr>
          <w:rFonts w:cs="Arial"/>
        </w:rPr>
        <w:t>,</w:t>
      </w:r>
      <w:r w:rsidR="0059455F">
        <w:rPr>
          <w:rFonts w:cs="Arial"/>
          <w:vertAlign w:val="superscript"/>
        </w:rPr>
        <w:t>9,10,81</w:t>
      </w:r>
      <w:r w:rsidR="00940478" w:rsidRPr="008D6C97">
        <w:rPr>
          <w:rFonts w:cs="Arial"/>
        </w:rPr>
        <w:t xml:space="preserve"> we will take advantage of every opportunity to include them in our analyses. </w:t>
      </w:r>
    </w:p>
    <w:p w14:paraId="18D02212" w14:textId="28F94D38" w:rsidR="0011683F" w:rsidRPr="00272296" w:rsidDel="004A5925" w:rsidRDefault="0011683F">
      <w:pPr>
        <w:pStyle w:val="Heading2"/>
        <w:spacing w:afterLines="35" w:after="84"/>
        <w:rPr>
          <w:del w:id="676" w:author="Ryan Essex" w:date="2016-02-26T19:56:00Z"/>
        </w:rPr>
        <w:pPrChange w:id="677" w:author="Ryan Essex" w:date="2016-02-26T20:04:00Z">
          <w:pPr/>
        </w:pPrChange>
      </w:pPr>
    </w:p>
    <w:p w14:paraId="03B7CF91" w14:textId="36534765" w:rsidR="0011683F" w:rsidRPr="008D6C97" w:rsidDel="00FD2878" w:rsidRDefault="00272296">
      <w:pPr>
        <w:pStyle w:val="NoSpacing"/>
        <w:spacing w:afterLines="35" w:after="84"/>
        <w:rPr>
          <w:del w:id="678" w:author="Ryan Essex" w:date="2016-02-26T20:02:00Z"/>
        </w:rPr>
        <w:pPrChange w:id="679" w:author="Ryan Essex" w:date="2016-02-26T20:04:00Z">
          <w:pPr/>
        </w:pPrChange>
      </w:pPr>
      <w:ins w:id="680" w:author="Ryan Essex" w:date="2016-02-26T20:05:00Z">
        <w:r>
          <w:rPr>
            <w:rStyle w:val="Heading2Char"/>
          </w:rPr>
          <w:t>Imaging studies:</w:t>
        </w:r>
        <w:r w:rsidRPr="00272296">
          <w:t xml:space="preserve"> </w:t>
        </w:r>
      </w:ins>
      <w:del w:id="681" w:author="Ryan Essex" w:date="2016-02-26T20:05:00Z">
        <w:r w:rsidR="0011683F" w:rsidRPr="00272296" w:rsidDel="00272296">
          <w:rPr>
            <w:rPrChange w:id="682" w:author="Ryan Essex" w:date="2016-02-26T20:03:00Z">
              <w:rPr>
                <w:i/>
              </w:rPr>
            </w:rPrChange>
          </w:rPr>
          <w:delText>maging studies</w:delText>
        </w:r>
        <w:r w:rsidR="00AD3AC4" w:rsidRPr="00272296" w:rsidDel="00272296">
          <w:delText>:</w:delText>
        </w:r>
        <w:r w:rsidR="00AD3AC4" w:rsidDel="00272296">
          <w:delText xml:space="preserve"> </w:delText>
        </w:r>
      </w:del>
      <w:ins w:id="683" w:author="Ryan Essex" w:date="2016-02-26T20:04:00Z">
        <w:r w:rsidRPr="00272296">
          <w:t>Patterns of</w:t>
        </w:r>
        <w:r>
          <w:t xml:space="preserve"> </w:t>
        </w:r>
      </w:ins>
      <w:del w:id="684" w:author="Ryan Essex" w:date="2016-02-26T20:04:00Z">
        <w:r w:rsidR="00AD3AC4" w:rsidRPr="00272296" w:rsidDel="00272296">
          <w:delText xml:space="preserve">Patterns of </w:delText>
        </w:r>
      </w:del>
      <w:proofErr w:type="spellStart"/>
      <w:r w:rsidR="00AD3AC4" w:rsidRPr="00272296">
        <w:t>cortico</w:t>
      </w:r>
      <w:del w:id="685" w:author="Ryan Essex" w:date="2016-02-26T20:05:00Z">
        <w:r w:rsidR="00AD3AC4" w:rsidRPr="00272296" w:rsidDel="002C53C3">
          <w:delText>-</w:delText>
        </w:r>
      </w:del>
      <w:r w:rsidR="00AD3AC4" w:rsidRPr="00272296">
        <w:t>thalamic</w:t>
      </w:r>
      <w:proofErr w:type="spellEnd"/>
      <w:r w:rsidR="00AD3AC4" w:rsidRPr="00272296">
        <w:t xml:space="preserve"> and hippocampal structure and functional connectivity will be analyzed. Studies will be performed on both humans and animals. Statistical parametric mapping (SPM) of voxel based </w:t>
      </w:r>
      <w:proofErr w:type="spellStart"/>
      <w:r w:rsidR="00AD3AC4" w:rsidRPr="00272296">
        <w:t>morphometry</w:t>
      </w:r>
      <w:proofErr w:type="spellEnd"/>
      <w:r w:rsidR="00AD3AC4" w:rsidRPr="00272296">
        <w:t xml:space="preserve"> (VBM), which has demonstrated differing patterns of hippocampal atrophy, as well as extensive areas of neocortical atrophy and thalamic involvement in MTLE will be used</w:t>
      </w:r>
      <w:r w:rsidR="000F1377" w:rsidRPr="00272296">
        <w:rPr>
          <w:vertAlign w:val="superscript"/>
        </w:rPr>
        <w:t>53</w:t>
      </w:r>
      <w:proofErr w:type="gramStart"/>
      <w:r w:rsidR="000F1377" w:rsidRPr="00272296">
        <w:rPr>
          <w:vertAlign w:val="superscript"/>
        </w:rPr>
        <w:t>,54</w:t>
      </w:r>
      <w:r w:rsidR="00AD3AC4" w:rsidRPr="00272296">
        <w:rPr>
          <w:vertAlign w:val="superscript"/>
        </w:rPr>
        <w:t>,6</w:t>
      </w:r>
      <w:r w:rsidR="000F1377" w:rsidRPr="00272296">
        <w:rPr>
          <w:vertAlign w:val="superscript"/>
        </w:rPr>
        <w:t>6</w:t>
      </w:r>
      <w:proofErr w:type="gramEnd"/>
      <w:r w:rsidR="00AD3AC4" w:rsidRPr="00272296">
        <w:t>. Furthermore, automated shape analysis will be used as a more sensitive measure to distinguish changes in the MRI</w:t>
      </w:r>
      <w:r w:rsidR="007D5C61" w:rsidRPr="00272296">
        <w:rPr>
          <w:vertAlign w:val="superscript"/>
        </w:rPr>
        <w:t>16</w:t>
      </w:r>
      <w:proofErr w:type="gramStart"/>
      <w:r w:rsidR="007D5C61" w:rsidRPr="00272296">
        <w:rPr>
          <w:vertAlign w:val="superscript"/>
        </w:rPr>
        <w:t>,71,84</w:t>
      </w:r>
      <w:proofErr w:type="gramEnd"/>
      <w:r w:rsidR="00AD3AC4" w:rsidRPr="00272296">
        <w:t xml:space="preserve">. This imaging approach can now be applied to animals at UCLA, Kuopio, and Melbourne. Prospective MRI studies in 300 moderate-severe TBI patients are planned (Project 3). The objective of this focus will be to determine if there are common areas of atrophy that exist across epilepsy conditions, which might then predict </w:t>
      </w:r>
      <w:proofErr w:type="spellStart"/>
      <w:r w:rsidR="00AD3AC4" w:rsidRPr="00272296">
        <w:t>epileptogensis</w:t>
      </w:r>
      <w:proofErr w:type="spellEnd"/>
      <w:r w:rsidR="00AD3AC4" w:rsidRPr="00272296">
        <w:t xml:space="preserve">. </w:t>
      </w:r>
      <w:r w:rsidR="00AD3AC4" w:rsidRPr="004A5925">
        <w:t>Other neuroimaging features that have been implicated as biomarkers and will be examined with our bioinfor</w:t>
      </w:r>
      <w:r w:rsidR="00FB4FFC">
        <w:t>matics platform include: 1)</w:t>
      </w:r>
      <w:r w:rsidR="00AD3AC4" w:rsidRPr="008D6C97">
        <w:t xml:space="preserve"> hippocampal T2 signal changes</w:t>
      </w:r>
      <w:proofErr w:type="gramStart"/>
      <w:r w:rsidR="00AD3AC4">
        <w:t>,</w:t>
      </w:r>
      <w:r w:rsidR="0059455F">
        <w:rPr>
          <w:vertAlign w:val="superscript"/>
        </w:rPr>
        <w:t>35,70</w:t>
      </w:r>
      <w:proofErr w:type="gramEnd"/>
      <w:r w:rsidR="00FB4FFC">
        <w:t xml:space="preserve"> 2)</w:t>
      </w:r>
      <w:r w:rsidR="00AD3AC4" w:rsidRPr="008D6C97">
        <w:t xml:space="preserve"> EEG-fMRI changes</w:t>
      </w:r>
      <w:r w:rsidR="00AD3AC4">
        <w:t>,</w:t>
      </w:r>
      <w:r w:rsidR="004F56D9">
        <w:rPr>
          <w:vertAlign w:val="superscript"/>
        </w:rPr>
        <w:t>5</w:t>
      </w:r>
      <w:r w:rsidR="0059455F">
        <w:rPr>
          <w:vertAlign w:val="superscript"/>
        </w:rPr>
        <w:t>7</w:t>
      </w:r>
      <w:r w:rsidR="00FB4FFC">
        <w:t xml:space="preserve"> 3)</w:t>
      </w:r>
      <w:r w:rsidR="00AD3AC4" w:rsidRPr="008D6C97">
        <w:t xml:space="preserve"> </w:t>
      </w:r>
      <w:r w:rsidR="00AD3AC4">
        <w:t>s</w:t>
      </w:r>
      <w:r w:rsidR="00AD3AC4" w:rsidRPr="008D6C97">
        <w:t>tructural connectivity using diffusion tensor imaging (DTI),</w:t>
      </w:r>
      <w:r w:rsidR="0059455F">
        <w:rPr>
          <w:vertAlign w:val="superscript"/>
        </w:rPr>
        <w:t>50,65</w:t>
      </w:r>
      <w:r w:rsidR="00AD3AC4" w:rsidRPr="008D6C97">
        <w:rPr>
          <w:vertAlign w:val="superscript"/>
        </w:rPr>
        <w:t xml:space="preserve"> </w:t>
      </w:r>
      <w:r w:rsidR="00AD3AC4" w:rsidRPr="008D6C97">
        <w:t>and 4</w:t>
      </w:r>
      <w:r w:rsidR="00FB4FFC">
        <w:t>)</w:t>
      </w:r>
      <w:r w:rsidR="00AD3AC4" w:rsidRPr="008D6C97">
        <w:t xml:space="preserve"> resting state functional connectivity MRI (</w:t>
      </w:r>
      <w:proofErr w:type="spellStart"/>
      <w:r w:rsidR="00AD3AC4" w:rsidRPr="008D6C97">
        <w:t>fcMRI</w:t>
      </w:r>
      <w:proofErr w:type="spellEnd"/>
      <w:r w:rsidR="00AD3AC4" w:rsidRPr="008D6C97">
        <w:t>).</w:t>
      </w:r>
      <w:r w:rsidR="0059455F">
        <w:rPr>
          <w:vertAlign w:val="superscript"/>
        </w:rPr>
        <w:t>38</w:t>
      </w:r>
      <w:r w:rsidR="00AD3AC4" w:rsidRPr="008D6C97">
        <w:rPr>
          <w:vertAlign w:val="superscript"/>
        </w:rPr>
        <w:t>,3</w:t>
      </w:r>
      <w:r w:rsidR="0059455F">
        <w:rPr>
          <w:vertAlign w:val="superscript"/>
        </w:rPr>
        <w:t>9</w:t>
      </w:r>
      <w:r w:rsidR="00AD3AC4" w:rsidRPr="008D6C97">
        <w:t xml:space="preserve"> Animal model surveys have the advantage that they can be obtained at intervals fol</w:t>
      </w:r>
      <w:r w:rsidR="00AD3AC4">
        <w:t>lowing the epileptogenic insult</w:t>
      </w:r>
      <w:r w:rsidR="00AD3AC4" w:rsidRPr="008D6C97">
        <w:t xml:space="preserve"> and can be correlated with concurrent long-term video-EEG monitoring results (e.g.,</w:t>
      </w:r>
      <w:r w:rsidR="00AD3AC4" w:rsidRPr="008D6C97">
        <w:rPr>
          <w:vertAlign w:val="superscript"/>
        </w:rPr>
        <w:t>4</w:t>
      </w:r>
      <w:r w:rsidR="004F56D9">
        <w:rPr>
          <w:vertAlign w:val="superscript"/>
        </w:rPr>
        <w:t>7</w:t>
      </w:r>
      <w:r w:rsidR="00EC3834">
        <w:rPr>
          <w:vertAlign w:val="superscript"/>
        </w:rPr>
        <w:t>,51</w:t>
      </w:r>
      <w:r w:rsidR="00AD3AC4" w:rsidRPr="008D6C97">
        <w:t>).</w:t>
      </w:r>
    </w:p>
    <w:p w14:paraId="3DA2A04A" w14:textId="77777777" w:rsidR="0011683F" w:rsidRPr="008D6C97" w:rsidRDefault="0011683F">
      <w:pPr>
        <w:pStyle w:val="NoSpacing"/>
        <w:spacing w:afterLines="35" w:after="84"/>
        <w:rPr>
          <w:highlight w:val="yellow"/>
        </w:rPr>
        <w:pPrChange w:id="686" w:author="Ryan Essex" w:date="2016-02-26T20:04:00Z">
          <w:pPr/>
        </w:pPrChange>
      </w:pPr>
    </w:p>
    <w:p w14:paraId="566E1DCA" w14:textId="60148ADD" w:rsidR="0011683F" w:rsidRPr="00682B0E" w:rsidRDefault="005C46F8">
      <w:pPr>
        <w:pStyle w:val="NoSpacing"/>
        <w:spacing w:afterLines="35" w:after="84"/>
        <w:pPrChange w:id="687" w:author="Ryan Essex" w:date="2016-02-26T19:57:00Z">
          <w:pPr/>
        </w:pPrChange>
      </w:pPr>
      <w:r w:rsidRPr="004A5925">
        <w:rPr>
          <w:rStyle w:val="Heading2Char"/>
          <w:rPrChange w:id="688" w:author="Ryan Essex" w:date="2016-02-26T19:57:00Z">
            <w:rPr>
              <w:rFonts w:cs="Arial"/>
              <w:i/>
            </w:rPr>
          </w:rPrChange>
        </w:rPr>
        <w:t>Blood Biomarker Studies:</w:t>
      </w:r>
      <w:r w:rsidR="00DB1DD6" w:rsidRPr="00682B0E">
        <w:t xml:space="preserve"> We will perform a prospective follow-up of plasma protein and microRNAs chan</w:t>
      </w:r>
      <w:r w:rsidR="00DB1DD6" w:rsidRPr="00682B0E">
        <w:t>g</w:t>
      </w:r>
      <w:r w:rsidR="00DB1DD6" w:rsidRPr="00682B0E">
        <w:t>es after TBI</w:t>
      </w:r>
      <w:r w:rsidR="003B4E08" w:rsidRPr="00682B0E">
        <w:t xml:space="preserve">. </w:t>
      </w:r>
      <w:r w:rsidR="00DB1DD6" w:rsidRPr="00682B0E">
        <w:t xml:space="preserve">Epileptogenesis in each animal is verified by electrophysiology. The selected plasma protein markers signal about the ongoing brain pathology, including neuronal/glial damage, axonal/myelin/dendritic injury, neuroinflammation, and metabolic abnormalities which have been </w:t>
      </w:r>
      <w:proofErr w:type="gramStart"/>
      <w:r w:rsidR="00DB1DD6" w:rsidRPr="00682B0E">
        <w:t>well-described</w:t>
      </w:r>
      <w:proofErr w:type="gramEnd"/>
      <w:r w:rsidR="00DB1DD6" w:rsidRPr="00682B0E">
        <w:t xml:space="preserve"> in </w:t>
      </w:r>
      <w:r w:rsidR="00A75803" w:rsidRPr="00682B0E">
        <w:t xml:space="preserve">the </w:t>
      </w:r>
      <w:r w:rsidR="00DB1DD6" w:rsidRPr="00682B0E">
        <w:t>TBI literature</w:t>
      </w:r>
      <w:r w:rsidR="00185B3C" w:rsidRPr="00185B3C">
        <w:rPr>
          <w:vertAlign w:val="superscript"/>
        </w:rPr>
        <w:t>34</w:t>
      </w:r>
      <w:r w:rsidR="00750EB4">
        <w:t xml:space="preserve">. </w:t>
      </w:r>
      <w:r w:rsidR="00DB1DD6" w:rsidRPr="00682B0E">
        <w:t xml:space="preserve">Our goal is to pinpoint those protein markers or their combinations which do not only signal the injury severity but specifically associate with the development of increased excitability either alone or in combination with electrophysiological and MRI markers. The magnitude of plasma biomarker abnormality </w:t>
      </w:r>
      <w:r w:rsidR="00A75803" w:rsidRPr="00682B0E">
        <w:t>will be</w:t>
      </w:r>
      <w:r w:rsidR="00DB1DD6" w:rsidRPr="00682B0E">
        <w:t xml:space="preserve"> correlated with structural damage in grey and white matter qua</w:t>
      </w:r>
      <w:r w:rsidR="00A75803" w:rsidRPr="00682B0E">
        <w:t>n</w:t>
      </w:r>
      <w:r w:rsidR="00DB1DD6" w:rsidRPr="00682B0E">
        <w:t xml:space="preserve">tified with microstructural MRI in the same animal. We </w:t>
      </w:r>
      <w:r w:rsidR="00A75803" w:rsidRPr="00682B0E">
        <w:t xml:space="preserve">will </w:t>
      </w:r>
      <w:r w:rsidR="00DB1DD6" w:rsidRPr="00682B0E">
        <w:t>also perform an unbiased plasma biomarker discovery by analyzing plasma microRNA-</w:t>
      </w:r>
      <w:proofErr w:type="spellStart"/>
      <w:r w:rsidR="00DB1DD6" w:rsidRPr="00682B0E">
        <w:t>seq</w:t>
      </w:r>
      <w:proofErr w:type="spellEnd"/>
      <w:r w:rsidR="00DB1DD6" w:rsidRPr="00682B0E">
        <w:t>, which has already provided a promising tool in non-TBI –related epilepsy</w:t>
      </w:r>
      <w:r w:rsidR="00750EB4" w:rsidRPr="00750EB4">
        <w:rPr>
          <w:vertAlign w:val="superscript"/>
        </w:rPr>
        <w:t>97</w:t>
      </w:r>
      <w:proofErr w:type="gramStart"/>
      <w:r w:rsidR="00750EB4" w:rsidRPr="00750EB4">
        <w:rPr>
          <w:vertAlign w:val="superscript"/>
        </w:rPr>
        <w:t>,98</w:t>
      </w:r>
      <w:proofErr w:type="gramEnd"/>
      <w:r w:rsidR="00DB1DD6" w:rsidRPr="00682B0E">
        <w:t xml:space="preserve">. Animal findings </w:t>
      </w:r>
      <w:r w:rsidR="00A75803" w:rsidRPr="00682B0E">
        <w:t>will be</w:t>
      </w:r>
      <w:r w:rsidR="00DB1DD6" w:rsidRPr="00682B0E">
        <w:t xml:space="preserve"> validated by analyzing blood and CSF obtained from TBI subjects</w:t>
      </w:r>
      <w:r w:rsidR="004837D8" w:rsidRPr="00682B0E">
        <w:t>.</w:t>
      </w:r>
      <w:r w:rsidR="004F56D9">
        <w:rPr>
          <w:vertAlign w:val="superscript"/>
        </w:rPr>
        <w:t>76</w:t>
      </w:r>
      <w:proofErr w:type="gramStart"/>
      <w:r w:rsidR="004837D8" w:rsidRPr="00682B0E">
        <w:rPr>
          <w:vertAlign w:val="superscript"/>
        </w:rPr>
        <w:t>,</w:t>
      </w:r>
      <w:r w:rsidR="00BF52FA" w:rsidRPr="00682B0E">
        <w:rPr>
          <w:vertAlign w:val="superscript"/>
        </w:rPr>
        <w:t>7</w:t>
      </w:r>
      <w:r w:rsidR="004F56D9">
        <w:rPr>
          <w:vertAlign w:val="superscript"/>
        </w:rPr>
        <w:t>7</w:t>
      </w:r>
      <w:proofErr w:type="gramEnd"/>
      <w:r w:rsidR="00BF52FA" w:rsidRPr="00682B0E">
        <w:t xml:space="preserve"> </w:t>
      </w:r>
      <w:r w:rsidR="00DB1DD6" w:rsidRPr="00682B0E">
        <w:t xml:space="preserve">As the progression of brain damage varies between the animals (and humans), we will analyze plasma markers in two ways: </w:t>
      </w:r>
      <w:r w:rsidR="00A75803" w:rsidRPr="00682B0E">
        <w:t>1</w:t>
      </w:r>
      <w:r w:rsidR="00DB1DD6" w:rsidRPr="00682B0E">
        <w:t xml:space="preserve">) relative to the time from TBI, </w:t>
      </w:r>
      <w:r w:rsidR="00A75803" w:rsidRPr="00682B0E">
        <w:t>2</w:t>
      </w:r>
      <w:r w:rsidR="00DB1DD6" w:rsidRPr="00682B0E">
        <w:t>) based on the sever</w:t>
      </w:r>
      <w:r w:rsidR="00DB1DD6" w:rsidRPr="00682B0E">
        <w:t>i</w:t>
      </w:r>
      <w:r w:rsidR="00DB1DD6" w:rsidRPr="00682B0E">
        <w:t xml:space="preserve">ty of brain injury in MRI in a given animal. The goal is to discover plasma biomarkers for different stages of </w:t>
      </w:r>
      <w:r w:rsidR="00A75803" w:rsidRPr="00682B0E">
        <w:t>posttraumatic epilepto</w:t>
      </w:r>
      <w:r w:rsidR="00DB1DD6" w:rsidRPr="00682B0E">
        <w:t>genesis:</w:t>
      </w:r>
      <w:r w:rsidR="0011683F" w:rsidRPr="00682B0E">
        <w:t xml:space="preserve"> immediate/acute (hours-days), </w:t>
      </w:r>
      <w:proofErr w:type="spellStart"/>
      <w:r w:rsidR="0011683F" w:rsidRPr="00682B0E">
        <w:t>subacute</w:t>
      </w:r>
      <w:proofErr w:type="spellEnd"/>
      <w:r w:rsidR="0011683F" w:rsidRPr="00682B0E">
        <w:t xml:space="preserve"> (that often include the latent period, days-weeks) and chro</w:t>
      </w:r>
      <w:r w:rsidR="001E3BF5" w:rsidRPr="00682B0E">
        <w:t>nic epileptic (weeks-</w:t>
      </w:r>
      <w:r w:rsidR="00C73C13" w:rsidRPr="00682B0E">
        <w:t>months)</w:t>
      </w:r>
      <w:proofErr w:type="gramStart"/>
      <w:r w:rsidR="005C13C1" w:rsidRPr="00682B0E">
        <w:t>.</w:t>
      </w:r>
      <w:r w:rsidR="004F56D9">
        <w:rPr>
          <w:vertAlign w:val="superscript"/>
        </w:rPr>
        <w:t>80</w:t>
      </w:r>
      <w:proofErr w:type="gramEnd"/>
      <w:r w:rsidR="00BF52FA" w:rsidRPr="00682B0E">
        <w:t xml:space="preserve"> </w:t>
      </w:r>
      <w:r w:rsidR="0011683F" w:rsidRPr="00682B0E">
        <w:t xml:space="preserve">These studies are critical to characterizing the “stage” of epileptogenesis that may be observed with clinically feasible blood, CSF sampling, noninvasive imaging, or EEG. </w:t>
      </w:r>
    </w:p>
    <w:p w14:paraId="50BAAE7A" w14:textId="781B2FF9" w:rsidR="005C13C1" w:rsidRPr="008D6C97" w:rsidDel="005F19B1" w:rsidRDefault="005C13C1">
      <w:pPr>
        <w:pStyle w:val="NoSpacing"/>
        <w:spacing w:afterLines="35" w:after="84"/>
        <w:rPr>
          <w:del w:id="689" w:author="Ryan Essex" w:date="2016-02-26T19:59:00Z"/>
          <w:i/>
        </w:rPr>
        <w:pPrChange w:id="690" w:author="Ryan Essex" w:date="2016-02-26T19:57:00Z">
          <w:pPr/>
        </w:pPrChange>
      </w:pPr>
    </w:p>
    <w:p w14:paraId="7B40E97F" w14:textId="3820E8A8" w:rsidR="00340E73" w:rsidDel="001F46D9" w:rsidRDefault="0011683F">
      <w:pPr>
        <w:pStyle w:val="NoSpacing"/>
        <w:spacing w:afterLines="35" w:after="84"/>
        <w:rPr>
          <w:del w:id="691" w:author="Ryan Essex" w:date="2016-02-26T19:59:00Z"/>
          <w:highlight w:val="yellow"/>
        </w:rPr>
        <w:pPrChange w:id="692" w:author="Ryan Essex" w:date="2016-02-26T19:58:00Z">
          <w:pPr/>
        </w:pPrChange>
      </w:pPr>
      <w:r w:rsidRPr="004A5925">
        <w:rPr>
          <w:rStyle w:val="Heading2Char"/>
          <w:rPrChange w:id="693" w:author="Ryan Essex" w:date="2016-02-26T19:58:00Z">
            <w:rPr>
              <w:i/>
            </w:rPr>
          </w:rPrChange>
        </w:rPr>
        <w:t>Genetics</w:t>
      </w:r>
      <w:r w:rsidRPr="008D6C97">
        <w:t xml:space="preserve"> </w:t>
      </w:r>
      <w:r w:rsidRPr="004A5925">
        <w:t>are important because of the possibility that biomarker profiles could be determined in part by the existence of certain suscep</w:t>
      </w:r>
      <w:r w:rsidR="00637641" w:rsidRPr="004A5925">
        <w:t xml:space="preserve">tibility </w:t>
      </w:r>
      <w:r w:rsidR="00BF52FA" w:rsidRPr="004A5925">
        <w:t>genes</w:t>
      </w:r>
      <w:r w:rsidR="00BF52FA" w:rsidRPr="00191691">
        <w:rPr>
          <w:vertAlign w:val="superscript"/>
        </w:rPr>
        <w:t>5</w:t>
      </w:r>
      <w:r w:rsidR="004F56D9" w:rsidRPr="00191691">
        <w:rPr>
          <w:vertAlign w:val="superscript"/>
        </w:rPr>
        <w:t>8</w:t>
      </w:r>
      <w:r w:rsidR="008D6C97" w:rsidRPr="004A5925">
        <w:t>.</w:t>
      </w:r>
      <w:r w:rsidRPr="004A5925">
        <w:t xml:space="preserve"> Although genetic screening is not one of our Specific Aims, blood will be collected from all patients for future DNA analysis and these data will eventuall</w:t>
      </w:r>
      <w:r w:rsidR="00C67A9E" w:rsidRPr="004A5925">
        <w:t>y be incorporated into the data</w:t>
      </w:r>
      <w:r w:rsidRPr="004A5925">
        <w:t xml:space="preserve">base and used to begin an investigation of susceptibility genes in collaboration with the Epi4K genetics Center without Walls and the Epilepsy Genome </w:t>
      </w:r>
      <w:proofErr w:type="spellStart"/>
      <w:r w:rsidRPr="004A5925">
        <w:t>Phenome</w:t>
      </w:r>
      <w:proofErr w:type="spellEnd"/>
      <w:r w:rsidRPr="004A5925">
        <w:t xml:space="preserve"> (</w:t>
      </w:r>
      <w:proofErr w:type="spellStart"/>
      <w:r w:rsidRPr="004A5925">
        <w:t>EpGP</w:t>
      </w:r>
      <w:proofErr w:type="spellEnd"/>
      <w:r w:rsidRPr="004A5925">
        <w:t>) project.</w:t>
      </w:r>
      <w:r w:rsidR="00977279" w:rsidRPr="004A5925">
        <w:rPr>
          <w:highlight w:val="yellow"/>
        </w:rPr>
        <w:t xml:space="preserve"> </w:t>
      </w:r>
    </w:p>
    <w:p w14:paraId="42268C1F" w14:textId="77777777" w:rsidR="001F46D9" w:rsidRDefault="001F46D9">
      <w:pPr>
        <w:pStyle w:val="NoSpacing"/>
        <w:spacing w:afterLines="35" w:after="84"/>
        <w:rPr>
          <w:ins w:id="694" w:author="Ryan Essex" w:date="2016-02-26T20:01:00Z"/>
          <w:highlight w:val="yellow"/>
        </w:rPr>
        <w:pPrChange w:id="695" w:author="Ryan Essex" w:date="2016-02-26T19:57:00Z">
          <w:pPr/>
        </w:pPrChange>
      </w:pPr>
    </w:p>
    <w:p w14:paraId="1CC93EF7" w14:textId="56F7B658" w:rsidR="0011683F" w:rsidDel="005F19B1" w:rsidRDefault="0011683F">
      <w:pPr>
        <w:pStyle w:val="NoSpacing"/>
        <w:spacing w:afterLines="35" w:after="84"/>
        <w:rPr>
          <w:del w:id="696" w:author="Ryan Essex" w:date="2016-02-26T19:59:00Z"/>
        </w:rPr>
        <w:pPrChange w:id="697" w:author="Ryan Essex" w:date="2016-02-26T19:57:00Z">
          <w:pPr/>
        </w:pPrChange>
      </w:pPr>
    </w:p>
    <w:p w14:paraId="5A168E2E" w14:textId="0094EC9B" w:rsidR="00977279" w:rsidRDefault="00977279">
      <w:pPr>
        <w:pStyle w:val="NoSpacing"/>
        <w:spacing w:afterLines="35" w:after="84"/>
        <w:pPrChange w:id="698" w:author="Ryan Essex" w:date="2016-02-26T19:58:00Z">
          <w:pPr/>
        </w:pPrChange>
      </w:pPr>
      <w:del w:id="699" w:author="Ryan Essex" w:date="2016-02-29T10:16:00Z">
        <w:r w:rsidRPr="004A5925" w:rsidDel="00B65C8B">
          <w:rPr>
            <w:rStyle w:val="Heading2Char"/>
            <w:rPrChange w:id="700" w:author="Ryan Essex" w:date="2016-02-26T19:58:00Z">
              <w:rPr>
                <w:rFonts w:cs="Arial"/>
              </w:rPr>
            </w:rPrChange>
          </w:rPr>
          <w:delText>B</w:delText>
        </w:r>
      </w:del>
      <w:r w:rsidR="00B93275">
        <w:rPr>
          <w:rStyle w:val="Heading2Char"/>
        </w:rPr>
        <w:t>3</w:t>
      </w:r>
      <w:r w:rsidRPr="004A5925">
        <w:rPr>
          <w:rStyle w:val="Heading2Char"/>
          <w:rPrChange w:id="701" w:author="Ryan Essex" w:date="2016-02-26T19:58:00Z">
            <w:rPr>
              <w:rFonts w:cs="Arial"/>
            </w:rPr>
          </w:rPrChange>
        </w:rPr>
        <w:t>.2.8</w:t>
      </w:r>
      <w:r w:rsidRPr="001F46D9">
        <w:rPr>
          <w:rStyle w:val="Heading2Char"/>
          <w:rPrChange w:id="702" w:author="Ryan Essex" w:date="2016-02-26T20:02:00Z">
            <w:rPr>
              <w:rFonts w:cs="Arial"/>
            </w:rPr>
          </w:rPrChange>
        </w:rPr>
        <w:t>.</w:t>
      </w:r>
      <w:r w:rsidRPr="001F46D9">
        <w:rPr>
          <w:b/>
          <w:rPrChange w:id="703" w:author="Ryan Essex" w:date="2016-02-26T20:02:00Z">
            <w:rPr/>
          </w:rPrChange>
        </w:rPr>
        <w:t xml:space="preserve"> Preclinical Trial Protocols and Potential Antiepileptogenic Therapies</w:t>
      </w:r>
      <w:r w:rsidR="00414C52" w:rsidRPr="001F46D9">
        <w:rPr>
          <w:b/>
          <w:rPrChange w:id="704" w:author="Ryan Essex" w:date="2016-02-26T20:02:00Z">
            <w:rPr/>
          </w:rPrChange>
        </w:rPr>
        <w:t>:</w:t>
      </w:r>
      <w:r w:rsidR="00414C52">
        <w:t xml:space="preserve"> </w:t>
      </w:r>
      <w:r w:rsidR="005E57E1" w:rsidRPr="001F46D9">
        <w:rPr>
          <w:i/>
          <w:rPrChange w:id="705" w:author="Ryan Essex" w:date="2016-02-26T20:02:00Z">
            <w:rPr/>
          </w:rPrChange>
        </w:rPr>
        <w:t>Project 2</w:t>
      </w:r>
      <w:r w:rsidR="005E57E1">
        <w:t xml:space="preserve"> investigators have selected 5 treatment protocols to test in the lateral fluid percussion model, based on prior evidence for rel</w:t>
      </w:r>
      <w:r w:rsidR="005E57E1">
        <w:t>e</w:t>
      </w:r>
      <w:r w:rsidR="005E57E1">
        <w:t xml:space="preserve">vance to </w:t>
      </w:r>
      <w:r w:rsidR="003B4E08">
        <w:t>known TBI / PTE pathologies and availability of compounds that have undergone clinical trials for other indications demonstrating their safety profile in humans</w:t>
      </w:r>
      <w:r w:rsidR="005E57E1">
        <w:t>: anti-inflammatory drugs targeting the Interleukin-1</w:t>
      </w:r>
      <w:r w:rsidR="005E57E1" w:rsidRPr="00414C52">
        <w:rPr>
          <w:rFonts w:ascii="Symbol" w:hAnsi="Symbol"/>
        </w:rPr>
        <w:t></w:t>
      </w:r>
      <w:r w:rsidR="005E57E1">
        <w:t xml:space="preserve"> pathway</w:t>
      </w:r>
      <w:r w:rsidR="0059455F">
        <w:rPr>
          <w:vertAlign w:val="superscript"/>
        </w:rPr>
        <w:t>1</w:t>
      </w:r>
      <w:proofErr w:type="gramStart"/>
      <w:r w:rsidR="0059455F">
        <w:rPr>
          <w:vertAlign w:val="superscript"/>
        </w:rPr>
        <w:t>,41</w:t>
      </w:r>
      <w:r w:rsidR="008D2507" w:rsidRPr="00FC2F0C">
        <w:rPr>
          <w:vertAlign w:val="superscript"/>
        </w:rPr>
        <w:t>,</w:t>
      </w:r>
      <w:r w:rsidR="004F56D9">
        <w:rPr>
          <w:vertAlign w:val="superscript"/>
        </w:rPr>
        <w:t>8</w:t>
      </w:r>
      <w:r w:rsidR="0059455F">
        <w:rPr>
          <w:vertAlign w:val="superscript"/>
        </w:rPr>
        <w:t>2</w:t>
      </w:r>
      <w:proofErr w:type="gramEnd"/>
      <w:r w:rsidR="005E57E1">
        <w:t xml:space="preserve">, </w:t>
      </w:r>
      <w:r w:rsidR="002E7774">
        <w:t>preventing</w:t>
      </w:r>
      <w:r w:rsidR="005E57E1">
        <w:t xml:space="preserve"> hemosiderin</w:t>
      </w:r>
      <w:r w:rsidR="002E7774">
        <w:t xml:space="preserve"> </w:t>
      </w:r>
      <w:r w:rsidR="005E57E1">
        <w:t xml:space="preserve"> deposits </w:t>
      </w:r>
      <w:r w:rsidR="002E7774">
        <w:t>seen in hemorrhagic lesions in TBI patients</w:t>
      </w:r>
      <w:r w:rsidR="00562B0F" w:rsidRPr="00FC2F0C">
        <w:rPr>
          <w:vertAlign w:val="superscript"/>
        </w:rPr>
        <w:t>3</w:t>
      </w:r>
      <w:r w:rsidR="005E57E1">
        <w:t xml:space="preserve">, </w:t>
      </w:r>
      <w:r w:rsidR="002E7774">
        <w:t xml:space="preserve">preventing </w:t>
      </w:r>
      <w:r w:rsidR="005E57E1">
        <w:t xml:space="preserve"> hyper-phosphorylated tau)</w:t>
      </w:r>
      <w:r w:rsidR="00562B0F" w:rsidRPr="00FC2F0C">
        <w:rPr>
          <w:vertAlign w:val="superscript"/>
        </w:rPr>
        <w:t>8</w:t>
      </w:r>
      <w:r w:rsidR="004F56D9">
        <w:rPr>
          <w:vertAlign w:val="superscript"/>
        </w:rPr>
        <w:t>5</w:t>
      </w:r>
      <w:r w:rsidR="002E7774">
        <w:t xml:space="preserve">. We also selected </w:t>
      </w:r>
      <w:proofErr w:type="spellStart"/>
      <w:r w:rsidR="002E7774">
        <w:t>levetiracetam</w:t>
      </w:r>
      <w:proofErr w:type="spellEnd"/>
      <w:r w:rsidR="002E7774">
        <w:t xml:space="preserve"> used commonly in</w:t>
      </w:r>
      <w:r w:rsidR="005E57E1">
        <w:t xml:space="preserve"> clinical practice (</w:t>
      </w:r>
      <w:proofErr w:type="spellStart"/>
      <w:proofErr w:type="gramStart"/>
      <w:r w:rsidR="005E57E1">
        <w:t>levetirac</w:t>
      </w:r>
      <w:r w:rsidR="005E57E1">
        <w:t>e</w:t>
      </w:r>
      <w:r w:rsidR="005E57E1">
        <w:t>tam</w:t>
      </w:r>
      <w:proofErr w:type="spellEnd"/>
      <w:r w:rsidR="005E57E1">
        <w:t>)</w:t>
      </w:r>
      <w:r w:rsidR="0059455F">
        <w:rPr>
          <w:vertAlign w:val="superscript"/>
        </w:rPr>
        <w:t>30,90,92,10</w:t>
      </w:r>
      <w:r w:rsidR="00690E25">
        <w:rPr>
          <w:vertAlign w:val="superscript"/>
        </w:rPr>
        <w:t>4</w:t>
      </w:r>
      <w:proofErr w:type="gramEnd"/>
      <w:r w:rsidR="005E57E1">
        <w:t xml:space="preserve">, and </w:t>
      </w:r>
      <w:r w:rsidR="002E7774">
        <w:t>a T-channel blocker with antiepileptogenic potential in a different model</w:t>
      </w:r>
      <w:r w:rsidR="008D2507" w:rsidRPr="00FC2F0C">
        <w:rPr>
          <w:vertAlign w:val="superscript"/>
        </w:rPr>
        <w:t>1</w:t>
      </w:r>
      <w:r w:rsidR="008D2507" w:rsidRPr="00FC2F0C">
        <w:rPr>
          <w:i/>
          <w:vertAlign w:val="superscript"/>
        </w:rPr>
        <w:t>2</w:t>
      </w:r>
      <w:r w:rsidR="002E7774">
        <w:t>, due to the rel</w:t>
      </w:r>
      <w:r w:rsidR="002E7774">
        <w:t>e</w:t>
      </w:r>
      <w:r w:rsidR="002E7774">
        <w:t>vance to the dysfunction in</w:t>
      </w:r>
      <w:r w:rsidR="005E57E1">
        <w:t xml:space="preserve"> </w:t>
      </w:r>
      <w:proofErr w:type="spellStart"/>
      <w:r w:rsidR="005E57E1">
        <w:t>corticothalamic</w:t>
      </w:r>
      <w:proofErr w:type="spellEnd"/>
      <w:r w:rsidR="005E57E1">
        <w:t xml:space="preserve"> network </w:t>
      </w:r>
      <w:r w:rsidR="002E7774">
        <w:t>seen in PTE (see Projects 1 and 3).</w:t>
      </w:r>
      <w:r w:rsidR="005E57E1">
        <w:t xml:space="preserve"> </w:t>
      </w:r>
      <w:r w:rsidR="002E7774">
        <w:t xml:space="preserve">We will screen these compounds for target relevance and engagement and select the lead compound based on best efficacy in modifying early stage EEG and molecular biomarkers of PTE. We will then perform a </w:t>
      </w:r>
      <w:r w:rsidR="00D34BC7">
        <w:t xml:space="preserve">rigorous </w:t>
      </w:r>
      <w:r w:rsidR="002E7774">
        <w:t>multicenter preclinical antiepileptogenesis trial using a blinded, vehicle-controlled randomized study design</w:t>
      </w:r>
      <w:r w:rsidR="00D34BC7">
        <w:t xml:space="preserve">, under the guidance of a DSMB, to determine the antiepileptogenic effect of the lead compound. The results of this project and the advice from the DSMB clinical </w:t>
      </w:r>
      <w:proofErr w:type="spellStart"/>
      <w:r w:rsidR="00D34BC7">
        <w:t>trialists</w:t>
      </w:r>
      <w:proofErr w:type="spellEnd"/>
      <w:r w:rsidR="00D34BC7">
        <w:t>, will inform on the best design of a future clinical antiepilept</w:t>
      </w:r>
      <w:r w:rsidR="00D34BC7">
        <w:t>o</w:t>
      </w:r>
      <w:r w:rsidR="00D34BC7">
        <w:t>genesis trial for successful drugs.</w:t>
      </w:r>
    </w:p>
    <w:p w14:paraId="25F45535" w14:textId="471138EF" w:rsidR="000822BD" w:rsidRPr="00191691" w:rsidDel="005F19B1" w:rsidRDefault="000822BD">
      <w:pPr>
        <w:pStyle w:val="NoSpacing"/>
        <w:spacing w:afterLines="35" w:after="84"/>
        <w:rPr>
          <w:del w:id="706" w:author="Ryan Essex" w:date="2016-02-26T19:59:00Z"/>
          <w:b/>
        </w:rPr>
        <w:pPrChange w:id="707" w:author="Ryan Essex" w:date="2016-02-26T19:58:00Z">
          <w:pPr/>
        </w:pPrChange>
      </w:pPr>
    </w:p>
    <w:p w14:paraId="4BE0334B" w14:textId="3DB91F18" w:rsidR="0011683F" w:rsidRPr="008D6C97" w:rsidRDefault="0011683F">
      <w:pPr>
        <w:pStyle w:val="Heading2"/>
        <w:spacing w:afterLines="35" w:after="84"/>
        <w:pPrChange w:id="708" w:author="Ryan Essex" w:date="2016-02-26T19:58:00Z">
          <w:pPr/>
        </w:pPrChange>
      </w:pPr>
      <w:del w:id="709" w:author="Ryan Essex" w:date="2016-02-29T10:16:00Z">
        <w:r w:rsidRPr="00191691" w:rsidDel="00B65C8B">
          <w:delText>B</w:delText>
        </w:r>
      </w:del>
      <w:r w:rsidR="00B93275" w:rsidRPr="00191691">
        <w:t>3.</w:t>
      </w:r>
      <w:r w:rsidRPr="00191691">
        <w:t>3</w:t>
      </w:r>
      <w:r w:rsidRPr="008D6C97">
        <w:t>. Program coordination</w:t>
      </w:r>
    </w:p>
    <w:p w14:paraId="731CAFC4" w14:textId="460C53C6" w:rsidR="0011683F" w:rsidRPr="00B65C8B" w:rsidDel="005F19B1" w:rsidRDefault="0011683F" w:rsidP="005F5BEF">
      <w:pPr>
        <w:spacing w:afterLines="35" w:after="84"/>
        <w:rPr>
          <w:del w:id="710" w:author="Ryan Essex" w:date="2016-02-26T19:59:00Z"/>
          <w:rFonts w:ascii="Arial" w:hAnsi="Arial" w:cs="Arial"/>
          <w:b/>
          <w:rPrChange w:id="711" w:author="Ryan Essex" w:date="2016-02-29T10:16:00Z">
            <w:rPr>
              <w:del w:id="712" w:author="Ryan Essex" w:date="2016-02-26T19:59:00Z"/>
              <w:rFonts w:ascii="Arial" w:hAnsi="Arial" w:cs="Arial"/>
            </w:rPr>
          </w:rPrChange>
        </w:rPr>
      </w:pPr>
    </w:p>
    <w:p w14:paraId="6501D83A" w14:textId="37FDCF19" w:rsidR="00175FB7" w:rsidRPr="001A47F6" w:rsidDel="005F19B1" w:rsidRDefault="0011683F">
      <w:pPr>
        <w:pStyle w:val="NoSpacing"/>
        <w:spacing w:afterLines="35" w:after="84"/>
        <w:rPr>
          <w:del w:id="713" w:author="Ryan Essex" w:date="2016-02-26T19:59:00Z"/>
          <w:b/>
        </w:rPr>
        <w:pPrChange w:id="714" w:author="Ryan Essex" w:date="2016-02-26T19:57:00Z">
          <w:pPr/>
        </w:pPrChange>
      </w:pPr>
      <w:del w:id="715" w:author="Ryan Essex" w:date="2016-02-29T10:16:00Z">
        <w:r w:rsidRPr="00B65C8B" w:rsidDel="00B65C8B">
          <w:rPr>
            <w:rStyle w:val="Heading2Char"/>
            <w:rPrChange w:id="716" w:author="Ryan Essex" w:date="2016-02-29T10:16:00Z">
              <w:rPr/>
            </w:rPrChange>
          </w:rPr>
          <w:delText>B</w:delText>
        </w:r>
      </w:del>
      <w:r w:rsidR="00B93275">
        <w:rPr>
          <w:rFonts w:cs="Arial"/>
          <w:b/>
        </w:rPr>
        <w:t>3</w:t>
      </w:r>
      <w:r w:rsidRPr="00B65C8B">
        <w:rPr>
          <w:rStyle w:val="Heading2Char"/>
          <w:rPrChange w:id="717" w:author="Ryan Essex" w:date="2016-02-29T10:16:00Z">
            <w:rPr/>
          </w:rPrChange>
        </w:rPr>
        <w:t>.</w:t>
      </w:r>
      <w:r w:rsidRPr="004A5925">
        <w:rPr>
          <w:rStyle w:val="Heading2Char"/>
          <w:rPrChange w:id="718" w:author="Ryan Essex" w:date="2016-02-26T19:58:00Z">
            <w:rPr/>
          </w:rPrChange>
        </w:rPr>
        <w:t xml:space="preserve">3.1. </w:t>
      </w:r>
      <w:r w:rsidR="0048286F" w:rsidRPr="004A5925">
        <w:rPr>
          <w:rStyle w:val="Heading2Char"/>
          <w:rPrChange w:id="719" w:author="Ryan Essex" w:date="2016-02-26T19:58:00Z">
            <w:rPr>
              <w:i/>
            </w:rPr>
          </w:rPrChange>
        </w:rPr>
        <w:t>Principal Investigators</w:t>
      </w:r>
      <w:r w:rsidR="00175FB7" w:rsidRPr="004A5925">
        <w:rPr>
          <w:rStyle w:val="Heading2Char"/>
          <w:rPrChange w:id="720" w:author="Ryan Essex" w:date="2016-02-26T19:58:00Z">
            <w:rPr/>
          </w:rPrChange>
        </w:rPr>
        <w:t>:</w:t>
      </w:r>
      <w:r w:rsidR="00175FB7" w:rsidRPr="001A47F6">
        <w:t xml:space="preserve"> </w:t>
      </w:r>
      <w:r w:rsidR="00175FB7" w:rsidRPr="005F19B1">
        <w:rPr>
          <w:rPrChange w:id="721" w:author="Ryan Essex" w:date="2016-02-26T19:59:00Z">
            <w:rPr>
              <w:b/>
              <w:bCs/>
            </w:rPr>
          </w:rPrChange>
        </w:rPr>
        <w:t xml:space="preserve">EpiBioS4Rx will have 7 Principal Investigators (PIs) who are all leaders in complementary overlapping fields essential to the successful completion of the Specific Aims and long-term objectives of this CWOW </w:t>
      </w:r>
      <w:r w:rsidR="00175FB7" w:rsidRPr="005F19B1">
        <w:t>(see also the section on Multiple PIs)</w:t>
      </w:r>
      <w:r w:rsidR="00175FB7" w:rsidRPr="005F19B1">
        <w:rPr>
          <w:rPrChange w:id="722" w:author="Ryan Essex" w:date="2016-02-26T19:59:00Z">
            <w:rPr>
              <w:b/>
              <w:bCs/>
            </w:rPr>
          </w:rPrChange>
        </w:rPr>
        <w:t>. We realize that it is unusual to have 7 PIs; however, the complexity of EpiBioS4Rx makes it essential that we have leadership expertise for all of the diverse areas of effort, ranging from clinical observation studies, to animal models, to preclinical and clinical drug development, to molecular and cellular analy</w:t>
      </w:r>
      <w:r w:rsidR="00D14748" w:rsidRPr="005F19B1">
        <w:rPr>
          <w:rPrChange w:id="723" w:author="Ryan Essex" w:date="2016-02-26T19:59:00Z">
            <w:rPr>
              <w:b/>
              <w:bCs/>
            </w:rPr>
          </w:rPrChange>
        </w:rPr>
        <w:t>sis, to detailed bioinformatics</w:t>
      </w:r>
      <w:r w:rsidR="00175FB7" w:rsidRPr="005F19B1">
        <w:rPr>
          <w:rPrChange w:id="724" w:author="Ryan Essex" w:date="2016-02-26T19:59:00Z">
            <w:rPr>
              <w:b/>
              <w:bCs/>
            </w:rPr>
          </w:rPrChange>
        </w:rPr>
        <w:t xml:space="preserve"> that inclu</w:t>
      </w:r>
      <w:r w:rsidR="00D14748" w:rsidRPr="005F19B1">
        <w:rPr>
          <w:rPrChange w:id="725" w:author="Ryan Essex" w:date="2016-02-26T19:59:00Z">
            <w:rPr>
              <w:b/>
              <w:bCs/>
            </w:rPr>
          </w:rPrChange>
        </w:rPr>
        <w:t>des EEG as well as neuroimaging,</w:t>
      </w:r>
      <w:r w:rsidR="00175FB7" w:rsidRPr="005F19B1">
        <w:rPr>
          <w:rPrChange w:id="726" w:author="Ryan Essex" w:date="2016-02-26T19:59:00Z">
            <w:rPr>
              <w:b/>
              <w:bCs/>
            </w:rPr>
          </w:rPrChange>
        </w:rPr>
        <w:t xml:space="preserve"> molecular</w:t>
      </w:r>
      <w:r w:rsidR="00D14748" w:rsidRPr="005F19B1">
        <w:rPr>
          <w:rPrChange w:id="727" w:author="Ryan Essex" w:date="2016-02-26T19:59:00Z">
            <w:rPr>
              <w:b/>
              <w:bCs/>
            </w:rPr>
          </w:rPrChange>
        </w:rPr>
        <w:t>,</w:t>
      </w:r>
      <w:r w:rsidR="00175FB7" w:rsidRPr="005F19B1">
        <w:rPr>
          <w:rPrChange w:id="728" w:author="Ryan Essex" w:date="2016-02-26T19:59:00Z">
            <w:rPr>
              <w:b/>
              <w:bCs/>
            </w:rPr>
          </w:rPrChange>
        </w:rPr>
        <w:t xml:space="preserve"> and cellular data, to public outreach. We have carefully organized the leadership structure under a single Director, who will have overall responsibility for meeting the </w:t>
      </w:r>
      <w:r w:rsidR="00D14748" w:rsidRPr="005F19B1">
        <w:rPr>
          <w:rPrChange w:id="729" w:author="Ryan Essex" w:date="2016-02-26T19:59:00Z">
            <w:rPr>
              <w:b/>
              <w:bCs/>
            </w:rPr>
          </w:rPrChange>
        </w:rPr>
        <w:t>EpiBioS4Rx goals and objectives</w:t>
      </w:r>
      <w:r w:rsidR="00175FB7" w:rsidRPr="005F19B1">
        <w:rPr>
          <w:rPrChange w:id="730" w:author="Ryan Essex" w:date="2016-02-26T19:59:00Z">
            <w:rPr>
              <w:b/>
              <w:bCs/>
            </w:rPr>
          </w:rPrChange>
        </w:rPr>
        <w:t xml:space="preserve"> and defined roles for each of the other 6 PIs</w:t>
      </w:r>
      <w:r w:rsidR="00175FB7" w:rsidRPr="001A47F6">
        <w:rPr>
          <w:b/>
          <w:bCs/>
        </w:rPr>
        <w:t xml:space="preserve">. </w:t>
      </w:r>
      <w:r w:rsidR="00175FB7" w:rsidRPr="001A47F6">
        <w:t>Jerome Engel, Jr., MD, PhD</w:t>
      </w:r>
      <w:r w:rsidR="00A40DE7">
        <w:t>,</w:t>
      </w:r>
      <w:r w:rsidR="00175FB7" w:rsidRPr="001A47F6">
        <w:t xml:space="preserve"> Director of the UCLA Seizure Diso</w:t>
      </w:r>
      <w:r w:rsidR="00D14748" w:rsidRPr="001A47F6">
        <w:t>rder Center</w:t>
      </w:r>
      <w:r w:rsidR="00A40DE7">
        <w:t>, is</w:t>
      </w:r>
      <w:r w:rsidR="00D14748" w:rsidRPr="001A47F6">
        <w:t xml:space="preserve"> </w:t>
      </w:r>
      <w:r w:rsidR="00A40DE7">
        <w:t xml:space="preserve">highly regarded fro his leadership abilities, and </w:t>
      </w:r>
      <w:r w:rsidR="00D14748" w:rsidRPr="001A47F6">
        <w:t xml:space="preserve">will be </w:t>
      </w:r>
      <w:r w:rsidR="00175FB7" w:rsidRPr="001A47F6">
        <w:t xml:space="preserve">Overall Director and </w:t>
      </w:r>
      <w:r w:rsidR="00365FE2">
        <w:t>Project Lead (</w:t>
      </w:r>
      <w:r w:rsidR="0094107B">
        <w:t>PL</w:t>
      </w:r>
      <w:r w:rsidR="00365FE2">
        <w:t>)</w:t>
      </w:r>
      <w:r w:rsidR="00175FB7" w:rsidRPr="001A47F6">
        <w:t xml:space="preserve"> of the Administrative Core. He is a clinical epileptologist and basic neuroscientist with extensive experience in research on epileptogenesis </w:t>
      </w:r>
      <w:r w:rsidR="00A75803">
        <w:t xml:space="preserve">and biomarkers </w:t>
      </w:r>
      <w:r w:rsidR="00175FB7" w:rsidRPr="001A47F6">
        <w:t>in patients and experimental models of human epilepsy, including TBI/PTE</w:t>
      </w:r>
      <w:r w:rsidR="00A40DE7">
        <w:t>.</w:t>
      </w:r>
      <w:r w:rsidR="00175FB7" w:rsidRPr="001A47F6">
        <w:t xml:space="preserve"> </w:t>
      </w:r>
      <w:proofErr w:type="spellStart"/>
      <w:r w:rsidR="00175FB7" w:rsidRPr="001A47F6">
        <w:t>Asla</w:t>
      </w:r>
      <w:proofErr w:type="spellEnd"/>
      <w:r w:rsidR="00175FB7" w:rsidRPr="001A47F6">
        <w:t xml:space="preserve"> Pitkänen, MD, PhD, a basic scientist at the </w:t>
      </w:r>
      <w:r w:rsidR="00D14748" w:rsidRPr="001A47F6">
        <w:t>University of Eastern Finland</w:t>
      </w:r>
      <w:r w:rsidR="00A40DE7">
        <w:t>,</w:t>
      </w:r>
      <w:r w:rsidR="00175FB7" w:rsidRPr="001A47F6">
        <w:t xml:space="preserve"> has been a pioneer in </w:t>
      </w:r>
      <w:r w:rsidR="00D14748" w:rsidRPr="001A47F6">
        <w:t xml:space="preserve">the </w:t>
      </w:r>
      <w:r w:rsidR="00175FB7" w:rsidRPr="001A47F6">
        <w:t xml:space="preserve">development and study </w:t>
      </w:r>
      <w:r w:rsidR="00D14748" w:rsidRPr="001A47F6">
        <w:t>of animal models of TBI and PTE</w:t>
      </w:r>
      <w:r w:rsidR="00175FB7" w:rsidRPr="001A47F6">
        <w:t xml:space="preserve"> and is currently acknow</w:t>
      </w:r>
      <w:r w:rsidR="00175FB7" w:rsidRPr="001A47F6">
        <w:t>l</w:t>
      </w:r>
      <w:r w:rsidR="00175FB7" w:rsidRPr="001A47F6">
        <w:t xml:space="preserve">edged as the preeminent investigator in this field. Dr. Pitkänen will be </w:t>
      </w:r>
      <w:r w:rsidR="008E339A" w:rsidRPr="001A47F6">
        <w:t>P</w:t>
      </w:r>
      <w:r w:rsidR="008E339A">
        <w:t>L</w:t>
      </w:r>
      <w:r w:rsidR="008E339A" w:rsidRPr="001A47F6">
        <w:t xml:space="preserve"> </w:t>
      </w:r>
      <w:r w:rsidR="00175FB7" w:rsidRPr="001A47F6">
        <w:t>on Research Project 1</w:t>
      </w:r>
      <w:r w:rsidR="00A40DE7">
        <w:t xml:space="preserve">. </w:t>
      </w:r>
      <w:proofErr w:type="spellStart"/>
      <w:r w:rsidR="00175FB7" w:rsidRPr="001A47F6">
        <w:t>Aristea</w:t>
      </w:r>
      <w:proofErr w:type="spellEnd"/>
      <w:r w:rsidR="00175FB7" w:rsidRPr="001A47F6">
        <w:t xml:space="preserve"> </w:t>
      </w:r>
      <w:proofErr w:type="spellStart"/>
      <w:r w:rsidR="00175FB7" w:rsidRPr="001A47F6">
        <w:t>Galanopoulou</w:t>
      </w:r>
      <w:proofErr w:type="spellEnd"/>
      <w:r w:rsidR="00175FB7" w:rsidRPr="001A47F6">
        <w:t xml:space="preserve">, MD, PhD, Director of the Laboratory </w:t>
      </w:r>
      <w:r w:rsidR="00214368" w:rsidRPr="001A47F6">
        <w:t xml:space="preserve">of Developmental Epilepsy </w:t>
      </w:r>
      <w:r w:rsidR="00175FB7" w:rsidRPr="001A47F6">
        <w:t>at</w:t>
      </w:r>
      <w:r w:rsidR="00D14748" w:rsidRPr="001A47F6">
        <w:t xml:space="preserve"> Einstein College of Medicine</w:t>
      </w:r>
      <w:r w:rsidR="00175FB7" w:rsidRPr="001A47F6">
        <w:t xml:space="preserve"> and an expert </w:t>
      </w:r>
      <w:r w:rsidR="00D14748" w:rsidRPr="001A47F6">
        <w:t>in epileptogenesis in animals</w:t>
      </w:r>
      <w:r w:rsidR="00175FB7" w:rsidRPr="001A47F6">
        <w:t xml:space="preserve"> has been engaged in developing </w:t>
      </w:r>
      <w:r w:rsidR="001A47F6" w:rsidRPr="001A47F6">
        <w:t xml:space="preserve">rigorously </w:t>
      </w:r>
      <w:r w:rsidR="00175FB7" w:rsidRPr="001A47F6">
        <w:t>standardized preclin</w:t>
      </w:r>
      <w:r w:rsidR="00175FB7" w:rsidRPr="001A47F6">
        <w:t>i</w:t>
      </w:r>
      <w:r w:rsidR="00175FB7" w:rsidRPr="001A47F6">
        <w:t>cal protocols for trials of potential anti</w:t>
      </w:r>
      <w:r w:rsidR="00D14748" w:rsidRPr="001A47F6">
        <w:t>-</w:t>
      </w:r>
      <w:r w:rsidR="00175FB7" w:rsidRPr="001A47F6">
        <w:t>seizure and anti</w:t>
      </w:r>
      <w:r w:rsidR="00D14748" w:rsidRPr="001A47F6">
        <w:t>-</w:t>
      </w:r>
      <w:r w:rsidR="00175FB7" w:rsidRPr="001A47F6">
        <w:t>epileptogenic comp</w:t>
      </w:r>
      <w:r w:rsidR="00D14748" w:rsidRPr="001A47F6">
        <w:t>o</w:t>
      </w:r>
      <w:r w:rsidR="00175FB7" w:rsidRPr="001A47F6">
        <w:t xml:space="preserve">unds and will be </w:t>
      </w:r>
      <w:r w:rsidR="008E339A" w:rsidRPr="001A47F6">
        <w:t>P</w:t>
      </w:r>
      <w:r w:rsidR="008E339A">
        <w:t>L</w:t>
      </w:r>
      <w:r w:rsidR="008E339A" w:rsidRPr="001A47F6">
        <w:t xml:space="preserve"> </w:t>
      </w:r>
      <w:r w:rsidR="00175FB7" w:rsidRPr="001A47F6">
        <w:t>on Research Project 2</w:t>
      </w:r>
      <w:r w:rsidR="00A40DE7">
        <w:t>.</w:t>
      </w:r>
      <w:r w:rsidR="00175FB7" w:rsidRPr="001A47F6">
        <w:t xml:space="preserve"> Terence O’Brien, MD, Head of the Department of Medicine and the Epilepsy and Neuropharmacol</w:t>
      </w:r>
      <w:r w:rsidR="00175FB7" w:rsidRPr="001A47F6">
        <w:t>o</w:t>
      </w:r>
      <w:r w:rsidR="00175FB7" w:rsidRPr="001A47F6">
        <w:t xml:space="preserve">gy Research Group at the Royal Melbourne Hospital, University of Melbourne, </w:t>
      </w:r>
      <w:r w:rsidR="00A40DE7">
        <w:t>is</w:t>
      </w:r>
      <w:r w:rsidR="00175FB7" w:rsidRPr="001A47F6">
        <w:t xml:space="preserve"> expert on all aspects of experimental TBI and PTE, including molecular biology and experim</w:t>
      </w:r>
      <w:r w:rsidR="00D14748" w:rsidRPr="001A47F6">
        <w:t>ental and clinical pharmacology</w:t>
      </w:r>
      <w:r w:rsidR="00175FB7" w:rsidRPr="001A47F6">
        <w:t xml:space="preserve"> and also a highly regarded clinical epileptologist. He has a track record in successfully taking novel therapies from</w:t>
      </w:r>
      <w:r w:rsidR="00D14748" w:rsidRPr="001A47F6">
        <w:t xml:space="preserve"> pre-clinical to clinical trial</w:t>
      </w:r>
      <w:r w:rsidR="00175FB7" w:rsidRPr="001A47F6">
        <w:t>s</w:t>
      </w:r>
      <w:r w:rsidR="00A40DE7">
        <w:t xml:space="preserve"> and</w:t>
      </w:r>
      <w:r w:rsidR="00175FB7" w:rsidRPr="001A47F6">
        <w:t xml:space="preserve"> will play a leadership role when Projects 1 and 2 combine effo</w:t>
      </w:r>
      <w:r w:rsidR="00D14748" w:rsidRPr="001A47F6">
        <w:t>rts to begin preclinical trials</w:t>
      </w:r>
      <w:r w:rsidR="00A40DE7">
        <w:t xml:space="preserve">. </w:t>
      </w:r>
      <w:r w:rsidR="00D14748" w:rsidRPr="001A47F6">
        <w:t xml:space="preserve"> </w:t>
      </w:r>
      <w:r w:rsidR="00175FB7" w:rsidRPr="001A47F6">
        <w:t xml:space="preserve">Paul Vespa, MD, </w:t>
      </w:r>
      <w:r w:rsidR="00D14748" w:rsidRPr="001A47F6">
        <w:t xml:space="preserve">Director of the UCLA </w:t>
      </w:r>
      <w:proofErr w:type="spellStart"/>
      <w:r w:rsidR="00D14748" w:rsidRPr="001A47F6">
        <w:t>NeuroICU</w:t>
      </w:r>
      <w:proofErr w:type="spellEnd"/>
      <w:r w:rsidR="00A40DE7">
        <w:t>,</w:t>
      </w:r>
      <w:r w:rsidR="00175FB7" w:rsidRPr="001A47F6">
        <w:t xml:space="preserve"> is a neurologist and neurointensivist with a bac</w:t>
      </w:r>
      <w:r w:rsidR="00175FB7" w:rsidRPr="001A47F6">
        <w:t>k</w:t>
      </w:r>
      <w:r w:rsidR="00175FB7" w:rsidRPr="001A47F6">
        <w:t>ground in clinical neurophysiology and epilepsy</w:t>
      </w:r>
      <w:r w:rsidR="00A40DE7">
        <w:t>.</w:t>
      </w:r>
      <w:r w:rsidR="00175FB7" w:rsidRPr="001A47F6">
        <w:t xml:space="preserve"> </w:t>
      </w:r>
      <w:r w:rsidR="00A40DE7">
        <w:t>He</w:t>
      </w:r>
      <w:r w:rsidR="00175FB7" w:rsidRPr="001A47F6">
        <w:t xml:space="preserve"> has focused his research on clinical TBI, including se</w:t>
      </w:r>
      <w:r w:rsidR="00175FB7" w:rsidRPr="001A47F6">
        <w:t>i</w:t>
      </w:r>
      <w:r w:rsidR="00175FB7" w:rsidRPr="001A47F6">
        <w:t>zures</w:t>
      </w:r>
      <w:r w:rsidR="00A40DE7">
        <w:t>,</w:t>
      </w:r>
      <w:r w:rsidR="00D14748" w:rsidRPr="001A47F6">
        <w:t xml:space="preserve"> </w:t>
      </w:r>
      <w:r w:rsidR="00A40DE7">
        <w:t>i</w:t>
      </w:r>
      <w:r w:rsidR="00175FB7" w:rsidRPr="001A47F6">
        <w:t>s a recognized leader in the TBI and neurointensivist community</w:t>
      </w:r>
      <w:r w:rsidR="00A40DE7">
        <w:t>, and</w:t>
      </w:r>
      <w:r w:rsidR="00175FB7" w:rsidRPr="001A47F6">
        <w:t xml:space="preserve"> will b</w:t>
      </w:r>
      <w:r w:rsidR="00D14748" w:rsidRPr="001A47F6">
        <w:t xml:space="preserve">e </w:t>
      </w:r>
      <w:r w:rsidR="008E339A">
        <w:t>PL</w:t>
      </w:r>
      <w:r w:rsidR="008E339A" w:rsidRPr="001A47F6">
        <w:t xml:space="preserve"> </w:t>
      </w:r>
      <w:r w:rsidR="00D14748" w:rsidRPr="001A47F6">
        <w:t>of Research Project</w:t>
      </w:r>
      <w:r w:rsidR="00175FB7" w:rsidRPr="001A47F6">
        <w:t>. Arthur Toga, PhD, Director of the Laboratory o</w:t>
      </w:r>
      <w:r w:rsidR="00D14748" w:rsidRPr="001A47F6">
        <w:t xml:space="preserve">f </w:t>
      </w:r>
      <w:proofErr w:type="spellStart"/>
      <w:r w:rsidR="00D14748" w:rsidRPr="001A47F6">
        <w:t>Neuro</w:t>
      </w:r>
      <w:proofErr w:type="spellEnd"/>
      <w:r w:rsidR="00D14748" w:rsidRPr="001A47F6">
        <w:t xml:space="preserve"> Imaging (LONI) at USC</w:t>
      </w:r>
      <w:r w:rsidR="00A40DE7">
        <w:t>,</w:t>
      </w:r>
      <w:r w:rsidR="00175FB7" w:rsidRPr="001A47F6">
        <w:t xml:space="preserve"> will be the Contact PI and </w:t>
      </w:r>
      <w:r w:rsidR="00A40DE7">
        <w:t>PL of the Informatics Analytics Core.</w:t>
      </w:r>
      <w:r w:rsidR="00175FB7" w:rsidRPr="001A47F6">
        <w:t xml:space="preserve"> LONI developed the bioinformatics platform </w:t>
      </w:r>
      <w:r w:rsidR="00D14748" w:rsidRPr="001A47F6">
        <w:t>to identify biomarkers for ADNI</w:t>
      </w:r>
      <w:r w:rsidR="00175FB7" w:rsidRPr="001A47F6">
        <w:t xml:space="preserve"> as well as several other multicenter projects on Parkinson’s disease, Huntington’s disease, and other brain disorders. LONI is currently the most sophisticated bioinformatics program for biomarker studies in the world; with work done during the P20 planning grant, LONI now also includes EEG, making it an epilepsy-specific bioinformatics platform. Solomon </w:t>
      </w:r>
      <w:proofErr w:type="spellStart"/>
      <w:r w:rsidR="001A47F6" w:rsidRPr="001A47F6">
        <w:t>Moshé</w:t>
      </w:r>
      <w:proofErr w:type="spellEnd"/>
      <w:r w:rsidR="00175FB7" w:rsidRPr="001A47F6">
        <w:t xml:space="preserve">, MD, Director of </w:t>
      </w:r>
      <w:r w:rsidR="006807F7">
        <w:t>Clinical Neurophysiology</w:t>
      </w:r>
      <w:r w:rsidR="00175FB7" w:rsidRPr="001A47F6">
        <w:t xml:space="preserve"> at Einstein College of Medicine, a neurologist who is highly regarded for animal and clinical research</w:t>
      </w:r>
      <w:r w:rsidR="00004965">
        <w:t>,</w:t>
      </w:r>
      <w:r w:rsidR="00175FB7" w:rsidRPr="001A47F6">
        <w:t xml:space="preserve"> is well connected with patient advocacy groups through his leadership role in national and international epilepsy or</w:t>
      </w:r>
      <w:r w:rsidR="00D14748" w:rsidRPr="001A47F6">
        <w:t>ganizations</w:t>
      </w:r>
      <w:r w:rsidR="00004965">
        <w:t>. He</w:t>
      </w:r>
      <w:r w:rsidR="00175FB7" w:rsidRPr="001A47F6">
        <w:t xml:space="preserve"> will be </w:t>
      </w:r>
      <w:r w:rsidR="008E339A">
        <w:t>PL</w:t>
      </w:r>
      <w:r w:rsidR="008E339A" w:rsidRPr="001A47F6">
        <w:t xml:space="preserve"> </w:t>
      </w:r>
      <w:r w:rsidR="00175FB7" w:rsidRPr="001A47F6">
        <w:t xml:space="preserve">of the Public Engagement Core. </w:t>
      </w:r>
      <w:r w:rsidR="008E339A">
        <w:t>The 7 PIs</w:t>
      </w:r>
      <w:r w:rsidR="00175FB7" w:rsidRPr="001A47F6">
        <w:t xml:space="preserve"> represent the forefront of research in every discipline needed to accomplish</w:t>
      </w:r>
      <w:r w:rsidR="00D14748" w:rsidRPr="001A47F6">
        <w:t xml:space="preserve"> the Specific Aims </w:t>
      </w:r>
      <w:r w:rsidR="00175FB7" w:rsidRPr="001A47F6">
        <w:t>and long-term objectives of EpiBioS</w:t>
      </w:r>
      <w:r w:rsidR="00D14748" w:rsidRPr="001A47F6">
        <w:t>4Rx</w:t>
      </w:r>
      <w:r w:rsidR="00175FB7" w:rsidRPr="001A47F6">
        <w:t>. Importantly, the planning grant enabled the group to coalesce into an integrated and productive team working tog</w:t>
      </w:r>
      <w:r w:rsidR="00D14748" w:rsidRPr="001A47F6">
        <w:t>ether towards a common purpose</w:t>
      </w:r>
      <w:r w:rsidR="00004965">
        <w:t xml:space="preserve">.  </w:t>
      </w:r>
      <w:r w:rsidR="00175FB7" w:rsidRPr="001A47F6">
        <w:t>All PIs share responsibility and authority for leading and directing t</w:t>
      </w:r>
      <w:r w:rsidR="00D14748" w:rsidRPr="001A47F6">
        <w:t>he work within their components</w:t>
      </w:r>
      <w:r w:rsidR="00175FB7" w:rsidRPr="001A47F6">
        <w:t xml:space="preserve"> as well as the overall center.</w:t>
      </w:r>
      <w:r w:rsidR="00004965" w:rsidRPr="001A47F6">
        <w:t xml:space="preserve"> </w:t>
      </w:r>
      <w:r w:rsidR="00004965" w:rsidRPr="000153AA">
        <w:rPr>
          <w:bCs/>
        </w:rPr>
        <w:t xml:space="preserve">Note that all Research Projects </w:t>
      </w:r>
      <w:r w:rsidR="00365FE2">
        <w:rPr>
          <w:bCs/>
        </w:rPr>
        <w:t>have multiple co-PLs</w:t>
      </w:r>
      <w:r w:rsidR="00004965" w:rsidRPr="000153AA">
        <w:rPr>
          <w:bCs/>
        </w:rPr>
        <w:t>, and that the PIs have overlapping responsibilities.</w:t>
      </w:r>
      <w:r w:rsidR="00004965">
        <w:rPr>
          <w:b/>
          <w:bCs/>
        </w:rPr>
        <w:t xml:space="preserve"> </w:t>
      </w:r>
      <w:r w:rsidR="00175FB7" w:rsidRPr="001A47F6">
        <w:t xml:space="preserve">The Director is responsible for communication </w:t>
      </w:r>
      <w:r w:rsidR="00D14748" w:rsidRPr="001A47F6">
        <w:t>among</w:t>
      </w:r>
      <w:r w:rsidR="00175FB7" w:rsidRPr="001A47F6">
        <w:t xml:space="preserve"> the NINDS</w:t>
      </w:r>
      <w:r w:rsidR="00D14748" w:rsidRPr="001A47F6">
        <w:t>,</w:t>
      </w:r>
      <w:r w:rsidR="00175FB7" w:rsidRPr="001A47F6">
        <w:t xml:space="preserve"> PIs</w:t>
      </w:r>
      <w:r w:rsidR="00D14748" w:rsidRPr="001A47F6">
        <w:t>,</w:t>
      </w:r>
      <w:r w:rsidR="00175FB7" w:rsidRPr="001A47F6">
        <w:t xml:space="preserve"> and co-investigators within the components. PIs and Directors can be changed according to the wis</w:t>
      </w:r>
      <w:r w:rsidR="00D14748" w:rsidRPr="001A47F6">
        <w:t>hes of the component leade</w:t>
      </w:r>
      <w:r w:rsidR="00D14748" w:rsidRPr="001A47F6">
        <w:t>r</w:t>
      </w:r>
      <w:r w:rsidR="00D14748" w:rsidRPr="001A47F6">
        <w:t>ship</w:t>
      </w:r>
      <w:r w:rsidR="00175FB7" w:rsidRPr="001A47F6">
        <w:t xml:space="preserve"> with the advice and consent of the Executive Committee and the Steering Committee. </w:t>
      </w:r>
      <w:r w:rsidR="00175FB7" w:rsidRPr="00682B0E">
        <w:t xml:space="preserve">An </w:t>
      </w:r>
      <w:r w:rsidR="007C55D5" w:rsidRPr="00682B0E">
        <w:t>a</w:t>
      </w:r>
      <w:r w:rsidR="00175FB7" w:rsidRPr="00682B0E">
        <w:t xml:space="preserve">nnual </w:t>
      </w:r>
      <w:r w:rsidR="00004965" w:rsidRPr="00682B0E">
        <w:t>m</w:t>
      </w:r>
      <w:r w:rsidR="00175FB7" w:rsidRPr="00682B0E">
        <w:t>eeting of all EpiBioS4Rx investigators is a crucial component of this organizational structure.</w:t>
      </w:r>
    </w:p>
    <w:p w14:paraId="777215ED" w14:textId="77777777" w:rsidR="00175FB7" w:rsidRPr="001A47F6" w:rsidRDefault="00175FB7">
      <w:pPr>
        <w:pStyle w:val="NoSpacing"/>
        <w:spacing w:afterLines="35" w:after="84"/>
        <w:rPr>
          <w:b/>
        </w:rPr>
        <w:pPrChange w:id="731" w:author="Ryan Essex" w:date="2016-02-26T19:57:00Z">
          <w:pPr/>
        </w:pPrChange>
      </w:pPr>
    </w:p>
    <w:p w14:paraId="4FB971E2" w14:textId="2D9788CA" w:rsidR="0011683F" w:rsidRPr="004A5925" w:rsidDel="005F19B1" w:rsidRDefault="0011683F" w:rsidP="005F5BEF">
      <w:pPr>
        <w:spacing w:afterLines="35" w:after="84"/>
        <w:rPr>
          <w:del w:id="732" w:author="Ryan Essex" w:date="2016-02-26T19:59:00Z"/>
          <w:rStyle w:val="NoSpacingChar"/>
          <w:rPrChange w:id="733" w:author="Ryan Essex" w:date="2016-02-26T19:58:00Z">
            <w:rPr>
              <w:del w:id="734" w:author="Ryan Essex" w:date="2016-02-26T19:59:00Z"/>
              <w:rFonts w:ascii="Arial" w:hAnsi="Arial" w:cs="Arial"/>
            </w:rPr>
          </w:rPrChange>
        </w:rPr>
      </w:pPr>
      <w:del w:id="735" w:author="Ryan Essex" w:date="2016-02-29T10:16:00Z">
        <w:r w:rsidRPr="004A5925" w:rsidDel="00B65C8B">
          <w:rPr>
            <w:rStyle w:val="Heading2Char"/>
            <w:rPrChange w:id="736" w:author="Ryan Essex" w:date="2016-02-26T19:58:00Z">
              <w:rPr>
                <w:rFonts w:ascii="Arial" w:hAnsi="Arial" w:cs="Arial"/>
              </w:rPr>
            </w:rPrChange>
          </w:rPr>
          <w:delText>B</w:delText>
        </w:r>
      </w:del>
      <w:r w:rsidR="00B93275">
        <w:rPr>
          <w:rStyle w:val="Heading2Char"/>
        </w:rPr>
        <w:t>3</w:t>
      </w:r>
      <w:r w:rsidRPr="004A5925">
        <w:rPr>
          <w:rStyle w:val="Heading2Char"/>
          <w:rPrChange w:id="737" w:author="Ryan Essex" w:date="2016-02-26T19:58:00Z">
            <w:rPr>
              <w:rFonts w:ascii="Arial" w:hAnsi="Arial" w:cs="Arial"/>
            </w:rPr>
          </w:rPrChange>
        </w:rPr>
        <w:t>.3.2. Leadership:</w:t>
      </w:r>
      <w:r w:rsidRPr="008D6C97">
        <w:rPr>
          <w:rFonts w:ascii="Arial" w:hAnsi="Arial" w:cs="Arial"/>
        </w:rPr>
        <w:t xml:space="preserve"> </w:t>
      </w:r>
      <w:proofErr w:type="gramStart"/>
      <w:r w:rsidRPr="008D6C97">
        <w:rPr>
          <w:rFonts w:ascii="Arial" w:hAnsi="Arial" w:cs="Arial"/>
          <w:b/>
        </w:rPr>
        <w:t>EpiBioS</w:t>
      </w:r>
      <w:r w:rsidR="00977279">
        <w:rPr>
          <w:rFonts w:ascii="Arial" w:hAnsi="Arial" w:cs="Arial"/>
          <w:b/>
        </w:rPr>
        <w:t>4</w:t>
      </w:r>
      <w:r w:rsidR="00B8123B">
        <w:rPr>
          <w:rFonts w:ascii="Arial" w:hAnsi="Arial" w:cs="Arial"/>
          <w:b/>
        </w:rPr>
        <w:t>Rx</w:t>
      </w:r>
      <w:r w:rsidRPr="008D6C97">
        <w:rPr>
          <w:rFonts w:ascii="Arial" w:hAnsi="Arial" w:cs="Arial"/>
          <w:b/>
        </w:rPr>
        <w:t xml:space="preserve"> will be governed </w:t>
      </w:r>
      <w:r w:rsidR="00907DE1" w:rsidRPr="008D6C97">
        <w:rPr>
          <w:rFonts w:ascii="Arial" w:hAnsi="Arial" w:cs="Arial"/>
          <w:b/>
        </w:rPr>
        <w:t xml:space="preserve">by </w:t>
      </w:r>
      <w:r w:rsidR="00E80171" w:rsidRPr="008D6C97">
        <w:rPr>
          <w:rFonts w:ascii="Arial" w:hAnsi="Arial" w:cs="Arial"/>
          <w:b/>
        </w:rPr>
        <w:t xml:space="preserve">Management, </w:t>
      </w:r>
      <w:r w:rsidR="00907DE1" w:rsidRPr="008D6C97">
        <w:rPr>
          <w:rFonts w:ascii="Arial" w:hAnsi="Arial" w:cs="Arial"/>
          <w:b/>
        </w:rPr>
        <w:t>Executive</w:t>
      </w:r>
      <w:r w:rsidR="00D14748">
        <w:rPr>
          <w:rFonts w:ascii="Arial" w:hAnsi="Arial" w:cs="Arial"/>
          <w:b/>
        </w:rPr>
        <w:t>, and Steering Co</w:t>
      </w:r>
      <w:r w:rsidR="00D14748">
        <w:rPr>
          <w:rFonts w:ascii="Arial" w:hAnsi="Arial" w:cs="Arial"/>
          <w:b/>
        </w:rPr>
        <w:t>m</w:t>
      </w:r>
      <w:r w:rsidR="00D14748">
        <w:rPr>
          <w:rFonts w:ascii="Arial" w:hAnsi="Arial" w:cs="Arial"/>
          <w:b/>
        </w:rPr>
        <w:t>mittees</w:t>
      </w:r>
      <w:r w:rsidRPr="008D6C97">
        <w:rPr>
          <w:rFonts w:ascii="Arial" w:hAnsi="Arial" w:cs="Arial"/>
          <w:b/>
        </w:rPr>
        <w:t xml:space="preserve"> </w:t>
      </w:r>
      <w:r w:rsidR="00D14748">
        <w:rPr>
          <w:rFonts w:ascii="Arial" w:hAnsi="Arial" w:cs="Arial"/>
          <w:b/>
        </w:rPr>
        <w:t>as well as</w:t>
      </w:r>
      <w:r w:rsidRPr="008D6C97">
        <w:rPr>
          <w:rFonts w:ascii="Arial" w:hAnsi="Arial" w:cs="Arial"/>
          <w:b/>
        </w:rPr>
        <w:t xml:space="preserve"> a Scientific Advisory Board</w:t>
      </w:r>
      <w:r w:rsidR="00B22292" w:rsidRPr="008D6C97">
        <w:rPr>
          <w:rFonts w:ascii="Arial" w:hAnsi="Arial" w:cs="Arial"/>
          <w:b/>
        </w:rPr>
        <w:t xml:space="preserve"> as defined in the Charter</w:t>
      </w:r>
      <w:proofErr w:type="gramEnd"/>
      <w:r w:rsidR="00B22292" w:rsidRPr="008D6C97">
        <w:rPr>
          <w:rFonts w:ascii="Arial" w:hAnsi="Arial" w:cs="Arial"/>
          <w:b/>
        </w:rPr>
        <w:t xml:space="preserve"> </w:t>
      </w:r>
      <w:r w:rsidR="00B22292" w:rsidRPr="004A5925">
        <w:rPr>
          <w:rStyle w:val="NoSpacingChar"/>
          <w:rPrChange w:id="738" w:author="Ryan Essex" w:date="2016-02-26T19:58:00Z">
            <w:rPr>
              <w:rFonts w:ascii="Arial" w:hAnsi="Arial" w:cs="Arial"/>
            </w:rPr>
          </w:rPrChange>
        </w:rPr>
        <w:t xml:space="preserve">(See the </w:t>
      </w:r>
      <w:r w:rsidR="00B22292" w:rsidRPr="00482A62">
        <w:rPr>
          <w:rStyle w:val="NoSpacingChar"/>
          <w:i/>
          <w:rPrChange w:id="739" w:author="Ryan Essex" w:date="2016-02-29T15:26:00Z">
            <w:rPr>
              <w:rFonts w:ascii="Arial" w:hAnsi="Arial" w:cs="Arial"/>
            </w:rPr>
          </w:rPrChange>
        </w:rPr>
        <w:t>Administrative Core</w:t>
      </w:r>
      <w:r w:rsidR="00B22292" w:rsidRPr="004A5925">
        <w:rPr>
          <w:rStyle w:val="NoSpacingChar"/>
          <w:rPrChange w:id="740" w:author="Ryan Essex" w:date="2016-02-26T19:58:00Z">
            <w:rPr>
              <w:rFonts w:ascii="Arial" w:hAnsi="Arial" w:cs="Arial"/>
            </w:rPr>
          </w:rPrChange>
        </w:rPr>
        <w:t>).</w:t>
      </w:r>
      <w:r w:rsidR="00D14748" w:rsidRPr="004A5925">
        <w:rPr>
          <w:rStyle w:val="NoSpacingChar"/>
          <w:rPrChange w:id="741" w:author="Ryan Essex" w:date="2016-02-26T19:58:00Z">
            <w:rPr>
              <w:rFonts w:ascii="Arial" w:hAnsi="Arial" w:cs="Arial"/>
            </w:rPr>
          </w:rPrChange>
        </w:rPr>
        <w:t xml:space="preserve"> </w:t>
      </w:r>
      <w:r w:rsidRPr="004A5925">
        <w:rPr>
          <w:rStyle w:val="NoSpacingChar"/>
          <w:rPrChange w:id="742" w:author="Ryan Essex" w:date="2016-02-26T19:58:00Z">
            <w:rPr>
              <w:rFonts w:ascii="Arial" w:hAnsi="Arial" w:cs="Arial"/>
            </w:rPr>
          </w:rPrChange>
        </w:rPr>
        <w:t xml:space="preserve">The Executive Committee will consist of the </w:t>
      </w:r>
      <w:r w:rsidR="00D14748" w:rsidRPr="004A5925">
        <w:rPr>
          <w:rStyle w:val="NoSpacingChar"/>
          <w:rPrChange w:id="743" w:author="Ryan Essex" w:date="2016-02-26T19:58:00Z">
            <w:rPr>
              <w:rFonts w:ascii="Arial" w:hAnsi="Arial" w:cs="Arial"/>
            </w:rPr>
          </w:rPrChange>
        </w:rPr>
        <w:t>7</w:t>
      </w:r>
      <w:r w:rsidRPr="004A5925">
        <w:rPr>
          <w:rStyle w:val="NoSpacingChar"/>
          <w:rPrChange w:id="744" w:author="Ryan Essex" w:date="2016-02-26T19:58:00Z">
            <w:rPr>
              <w:rFonts w:ascii="Arial" w:hAnsi="Arial" w:cs="Arial"/>
            </w:rPr>
          </w:rPrChange>
        </w:rPr>
        <w:t xml:space="preserve"> co-</w:t>
      </w:r>
      <w:r w:rsidR="008E339A" w:rsidRPr="004A5925">
        <w:rPr>
          <w:rStyle w:val="NoSpacingChar"/>
          <w:rPrChange w:id="745" w:author="Ryan Essex" w:date="2016-02-26T19:58:00Z">
            <w:rPr>
              <w:rFonts w:ascii="Arial" w:hAnsi="Arial" w:cs="Arial"/>
            </w:rPr>
          </w:rPrChange>
        </w:rPr>
        <w:t>PIs</w:t>
      </w:r>
      <w:r w:rsidRPr="004A5925">
        <w:rPr>
          <w:rStyle w:val="NoSpacingChar"/>
          <w:rPrChange w:id="746" w:author="Ryan Essex" w:date="2016-02-26T19:58:00Z">
            <w:rPr>
              <w:rFonts w:ascii="Arial" w:hAnsi="Arial" w:cs="Arial"/>
            </w:rPr>
          </w:rPrChange>
        </w:rPr>
        <w:t xml:space="preserve"> and the NINDS Scientific Program Officer. </w:t>
      </w:r>
      <w:r w:rsidR="008E339A" w:rsidRPr="004A5925">
        <w:rPr>
          <w:rStyle w:val="NoSpacingChar"/>
          <w:rPrChange w:id="747" w:author="Ryan Essex" w:date="2016-02-26T19:58:00Z">
            <w:rPr>
              <w:rFonts w:ascii="Arial" w:hAnsi="Arial" w:cs="Arial"/>
            </w:rPr>
          </w:rPrChange>
        </w:rPr>
        <w:t>It</w:t>
      </w:r>
      <w:r w:rsidRPr="004A5925">
        <w:rPr>
          <w:rStyle w:val="NoSpacingChar"/>
          <w:rPrChange w:id="748" w:author="Ryan Essex" w:date="2016-02-26T19:58:00Z">
            <w:rPr>
              <w:rFonts w:ascii="Arial" w:hAnsi="Arial" w:cs="Arial"/>
            </w:rPr>
          </w:rPrChange>
        </w:rPr>
        <w:t xml:space="preserve"> will be chaired by the Director of the Administrative Core and will be responsible for the overall logistical direction of EpiBioS</w:t>
      </w:r>
      <w:r w:rsidR="00977279" w:rsidRPr="004A5925">
        <w:rPr>
          <w:rStyle w:val="NoSpacingChar"/>
          <w:rPrChange w:id="749" w:author="Ryan Essex" w:date="2016-02-26T19:58:00Z">
            <w:rPr>
              <w:rFonts w:ascii="Arial" w:hAnsi="Arial" w:cs="Arial"/>
            </w:rPr>
          </w:rPrChange>
        </w:rPr>
        <w:t>4</w:t>
      </w:r>
      <w:r w:rsidR="00B8123B" w:rsidRPr="004A5925">
        <w:rPr>
          <w:rStyle w:val="NoSpacingChar"/>
          <w:rPrChange w:id="750" w:author="Ryan Essex" w:date="2016-02-26T19:58:00Z">
            <w:rPr>
              <w:rFonts w:ascii="Arial" w:hAnsi="Arial" w:cs="Arial"/>
            </w:rPr>
          </w:rPrChange>
        </w:rPr>
        <w:t>Rx</w:t>
      </w:r>
      <w:r w:rsidRPr="004A5925">
        <w:rPr>
          <w:rStyle w:val="NoSpacingChar"/>
          <w:rPrChange w:id="751" w:author="Ryan Essex" w:date="2016-02-26T19:58:00Z">
            <w:rPr>
              <w:rFonts w:ascii="Arial" w:hAnsi="Arial" w:cs="Arial"/>
            </w:rPr>
          </w:rPrChange>
        </w:rPr>
        <w:t xml:space="preserve">. </w:t>
      </w:r>
      <w:r w:rsidR="00E80171" w:rsidRPr="004A5925">
        <w:rPr>
          <w:rStyle w:val="NoSpacingChar"/>
          <w:rPrChange w:id="752" w:author="Ryan Essex" w:date="2016-02-26T19:58:00Z">
            <w:rPr>
              <w:rFonts w:ascii="Arial" w:hAnsi="Arial" w:cs="Arial"/>
            </w:rPr>
          </w:rPrChange>
        </w:rPr>
        <w:t>Because this group is too large for managing most day-to-day affairs, routine b</w:t>
      </w:r>
      <w:r w:rsidR="001D60EE" w:rsidRPr="004A5925">
        <w:rPr>
          <w:rStyle w:val="NoSpacingChar"/>
          <w:rPrChange w:id="753" w:author="Ryan Essex" w:date="2016-02-26T19:58:00Z">
            <w:rPr>
              <w:rFonts w:ascii="Arial" w:hAnsi="Arial" w:cs="Arial"/>
            </w:rPr>
          </w:rPrChange>
        </w:rPr>
        <w:t xml:space="preserve">usiness will be carried out by the Director </w:t>
      </w:r>
      <w:r w:rsidR="00D14748" w:rsidRPr="004A5925">
        <w:rPr>
          <w:rStyle w:val="NoSpacingChar"/>
          <w:rPrChange w:id="754" w:author="Ryan Essex" w:date="2016-02-26T19:58:00Z">
            <w:rPr>
              <w:rFonts w:ascii="Arial" w:hAnsi="Arial" w:cs="Arial"/>
            </w:rPr>
          </w:rPrChange>
        </w:rPr>
        <w:t>aided by a Management Committee</w:t>
      </w:r>
      <w:r w:rsidR="001D60EE" w:rsidRPr="004A5925">
        <w:rPr>
          <w:rStyle w:val="NoSpacingChar"/>
          <w:rPrChange w:id="755" w:author="Ryan Essex" w:date="2016-02-26T19:58:00Z">
            <w:rPr>
              <w:rFonts w:ascii="Arial" w:hAnsi="Arial" w:cs="Arial"/>
            </w:rPr>
          </w:rPrChange>
        </w:rPr>
        <w:t xml:space="preserve"> to include the Contact PI</w:t>
      </w:r>
      <w:r w:rsidR="00E80171" w:rsidRPr="004A5925">
        <w:rPr>
          <w:rStyle w:val="NoSpacingChar"/>
          <w:rPrChange w:id="756" w:author="Ryan Essex" w:date="2016-02-26T19:58:00Z">
            <w:rPr>
              <w:rFonts w:ascii="Arial" w:hAnsi="Arial" w:cs="Arial"/>
            </w:rPr>
          </w:rPrChange>
        </w:rPr>
        <w:t>, the NINDS Program Officer, and a fourth memb</w:t>
      </w:r>
      <w:r w:rsidR="00B22292" w:rsidRPr="004A5925">
        <w:rPr>
          <w:rStyle w:val="NoSpacingChar"/>
          <w:rPrChange w:id="757" w:author="Ryan Essex" w:date="2016-02-26T19:58:00Z">
            <w:rPr>
              <w:rFonts w:ascii="Arial" w:hAnsi="Arial" w:cs="Arial"/>
            </w:rPr>
          </w:rPrChange>
        </w:rPr>
        <w:t xml:space="preserve">er rotated every </w:t>
      </w:r>
      <w:r w:rsidR="00977279" w:rsidRPr="004A5925">
        <w:rPr>
          <w:rStyle w:val="NoSpacingChar"/>
          <w:rPrChange w:id="758" w:author="Ryan Essex" w:date="2016-02-26T19:58:00Z">
            <w:rPr>
              <w:rFonts w:ascii="Arial" w:hAnsi="Arial" w:cs="Arial"/>
            </w:rPr>
          </w:rPrChange>
        </w:rPr>
        <w:t>year</w:t>
      </w:r>
      <w:r w:rsidR="00B22292" w:rsidRPr="004A5925">
        <w:rPr>
          <w:rStyle w:val="NoSpacingChar"/>
          <w:rPrChange w:id="759" w:author="Ryan Essex" w:date="2016-02-26T19:58:00Z">
            <w:rPr>
              <w:rFonts w:ascii="Arial" w:hAnsi="Arial" w:cs="Arial"/>
            </w:rPr>
          </w:rPrChange>
        </w:rPr>
        <w:t xml:space="preserve"> among the other</w:t>
      </w:r>
      <w:r w:rsidR="00E80171" w:rsidRPr="004A5925">
        <w:rPr>
          <w:rStyle w:val="NoSpacingChar"/>
          <w:rPrChange w:id="760" w:author="Ryan Essex" w:date="2016-02-26T19:58:00Z">
            <w:rPr>
              <w:rFonts w:ascii="Arial" w:hAnsi="Arial" w:cs="Arial"/>
            </w:rPr>
          </w:rPrChange>
        </w:rPr>
        <w:t xml:space="preserve"> 5 co-</w:t>
      </w:r>
      <w:r w:rsidR="008E339A" w:rsidRPr="004A5925">
        <w:rPr>
          <w:rStyle w:val="NoSpacingChar"/>
          <w:rPrChange w:id="761" w:author="Ryan Essex" w:date="2016-02-26T19:58:00Z">
            <w:rPr>
              <w:rFonts w:ascii="Arial" w:hAnsi="Arial" w:cs="Arial"/>
            </w:rPr>
          </w:rPrChange>
        </w:rPr>
        <w:t>PIs</w:t>
      </w:r>
      <w:r w:rsidR="00E80171" w:rsidRPr="004A5925">
        <w:rPr>
          <w:rStyle w:val="NoSpacingChar"/>
          <w:rPrChange w:id="762" w:author="Ryan Essex" w:date="2016-02-26T19:58:00Z">
            <w:rPr>
              <w:rFonts w:ascii="Arial" w:hAnsi="Arial" w:cs="Arial"/>
            </w:rPr>
          </w:rPrChange>
        </w:rPr>
        <w:t xml:space="preserve">.  </w:t>
      </w:r>
      <w:r w:rsidRPr="004A5925">
        <w:rPr>
          <w:rStyle w:val="NoSpacingChar"/>
          <w:rPrChange w:id="763" w:author="Ryan Essex" w:date="2016-02-26T19:58:00Z">
            <w:rPr>
              <w:rFonts w:ascii="Arial" w:hAnsi="Arial" w:cs="Arial"/>
            </w:rPr>
          </w:rPrChange>
        </w:rPr>
        <w:t xml:space="preserve">The Steering Committee will consist of the Executive Committee plus the </w:t>
      </w:r>
      <w:r w:rsidR="008E339A" w:rsidRPr="004A5925">
        <w:rPr>
          <w:rStyle w:val="NoSpacingChar"/>
          <w:rPrChange w:id="764" w:author="Ryan Essex" w:date="2016-02-26T19:58:00Z">
            <w:rPr>
              <w:rFonts w:ascii="Arial" w:hAnsi="Arial" w:cs="Arial"/>
            </w:rPr>
          </w:rPrChange>
        </w:rPr>
        <w:t>PL</w:t>
      </w:r>
      <w:r w:rsidRPr="004A5925">
        <w:rPr>
          <w:rStyle w:val="NoSpacingChar"/>
          <w:rPrChange w:id="765" w:author="Ryan Essex" w:date="2016-02-26T19:58:00Z">
            <w:rPr>
              <w:rFonts w:ascii="Arial" w:hAnsi="Arial" w:cs="Arial"/>
            </w:rPr>
          </w:rPrChange>
        </w:rPr>
        <w:t>s of each of the Research Projects and Cores. The Steering Committee will be responsible for decisions regarding all strategic and operational activities of EpiBioS</w:t>
      </w:r>
      <w:r w:rsidR="00B8123B" w:rsidRPr="004A5925">
        <w:rPr>
          <w:rStyle w:val="NoSpacingChar"/>
          <w:rPrChange w:id="766" w:author="Ryan Essex" w:date="2016-02-26T19:58:00Z">
            <w:rPr>
              <w:rFonts w:ascii="Arial" w:hAnsi="Arial" w:cs="Arial"/>
            </w:rPr>
          </w:rPrChange>
        </w:rPr>
        <w:t>4Rx</w:t>
      </w:r>
      <w:r w:rsidRPr="004A5925">
        <w:rPr>
          <w:rStyle w:val="NoSpacingChar"/>
          <w:rPrChange w:id="767" w:author="Ryan Essex" w:date="2016-02-26T19:58:00Z">
            <w:rPr>
              <w:rFonts w:ascii="Arial" w:hAnsi="Arial" w:cs="Arial"/>
            </w:rPr>
          </w:rPrChange>
        </w:rPr>
        <w:t xml:space="preserve">, </w:t>
      </w:r>
      <w:r w:rsidR="00E5004B" w:rsidRPr="004A5925">
        <w:rPr>
          <w:rStyle w:val="NoSpacingChar"/>
          <w:rPrChange w:id="768" w:author="Ryan Essex" w:date="2016-02-26T19:58:00Z">
            <w:rPr>
              <w:rFonts w:ascii="Arial" w:hAnsi="Arial" w:cs="Arial"/>
            </w:rPr>
          </w:rPrChange>
        </w:rPr>
        <w:t>and</w:t>
      </w:r>
      <w:r w:rsidRPr="004A5925">
        <w:rPr>
          <w:rStyle w:val="NoSpacingChar"/>
          <w:rPrChange w:id="769" w:author="Ryan Essex" w:date="2016-02-26T19:58:00Z">
            <w:rPr>
              <w:rFonts w:ascii="Arial" w:hAnsi="Arial" w:cs="Arial"/>
            </w:rPr>
          </w:rPrChange>
        </w:rPr>
        <w:t xml:space="preserve"> will </w:t>
      </w:r>
      <w:r w:rsidR="000025B9" w:rsidRPr="004A5925">
        <w:rPr>
          <w:rStyle w:val="NoSpacingChar"/>
          <w:rPrChange w:id="770" w:author="Ryan Essex" w:date="2016-02-26T19:58:00Z">
            <w:rPr>
              <w:rFonts w:ascii="Arial" w:hAnsi="Arial" w:cs="Arial"/>
            </w:rPr>
          </w:rPrChange>
        </w:rPr>
        <w:t xml:space="preserve">also </w:t>
      </w:r>
      <w:r w:rsidRPr="004A5925">
        <w:rPr>
          <w:rStyle w:val="NoSpacingChar"/>
          <w:rPrChange w:id="771" w:author="Ryan Essex" w:date="2016-02-26T19:58:00Z">
            <w:rPr>
              <w:rFonts w:ascii="Arial" w:hAnsi="Arial" w:cs="Arial"/>
            </w:rPr>
          </w:rPrChange>
        </w:rPr>
        <w:t xml:space="preserve">be chaired by the </w:t>
      </w:r>
      <w:r w:rsidR="000025B9" w:rsidRPr="004A5925">
        <w:rPr>
          <w:rStyle w:val="NoSpacingChar"/>
          <w:rPrChange w:id="772" w:author="Ryan Essex" w:date="2016-02-26T19:58:00Z">
            <w:rPr>
              <w:rFonts w:ascii="Arial" w:hAnsi="Arial" w:cs="Arial"/>
            </w:rPr>
          </w:rPrChange>
        </w:rPr>
        <w:t>Director</w:t>
      </w:r>
      <w:r w:rsidR="00D14748" w:rsidRPr="004A5925">
        <w:rPr>
          <w:rStyle w:val="NoSpacingChar"/>
          <w:rPrChange w:id="773" w:author="Ryan Essex" w:date="2016-02-26T19:58:00Z">
            <w:rPr>
              <w:rFonts w:ascii="Arial" w:hAnsi="Arial" w:cs="Arial"/>
            </w:rPr>
          </w:rPrChange>
        </w:rPr>
        <w:t>.</w:t>
      </w:r>
      <w:r w:rsidRPr="004A5925">
        <w:rPr>
          <w:rStyle w:val="NoSpacingChar"/>
          <w:rPrChange w:id="774" w:author="Ryan Essex" w:date="2016-02-26T19:58:00Z">
            <w:rPr>
              <w:rFonts w:ascii="Arial" w:hAnsi="Arial" w:cs="Arial"/>
            </w:rPr>
          </w:rPrChange>
        </w:rPr>
        <w:t xml:space="preserve"> </w:t>
      </w:r>
      <w:r w:rsidR="00E5004B" w:rsidRPr="004A5925">
        <w:rPr>
          <w:rStyle w:val="NoSpacingChar"/>
          <w:rPrChange w:id="775" w:author="Ryan Essex" w:date="2016-02-26T19:58:00Z">
            <w:rPr>
              <w:rFonts w:ascii="Arial" w:hAnsi="Arial" w:cs="Arial"/>
            </w:rPr>
          </w:rPrChange>
        </w:rPr>
        <w:t>T</w:t>
      </w:r>
      <w:r w:rsidRPr="004A5925">
        <w:rPr>
          <w:rStyle w:val="NoSpacingChar"/>
          <w:rPrChange w:id="776" w:author="Ryan Essex" w:date="2016-02-26T19:58:00Z">
            <w:rPr>
              <w:rFonts w:ascii="Arial" w:hAnsi="Arial" w:cs="Arial"/>
            </w:rPr>
          </w:rPrChange>
        </w:rPr>
        <w:t>he Steering Committee can establish subcommittees made up of members of the Steering Committee or other co-investigators of EpiBioS</w:t>
      </w:r>
      <w:r w:rsidR="00D14748" w:rsidRPr="004A5925">
        <w:rPr>
          <w:rStyle w:val="NoSpacingChar"/>
          <w:rPrChange w:id="777" w:author="Ryan Essex" w:date="2016-02-26T19:58:00Z">
            <w:rPr>
              <w:rFonts w:ascii="Arial" w:hAnsi="Arial" w:cs="Arial"/>
            </w:rPr>
          </w:rPrChange>
        </w:rPr>
        <w:t>4Rx.</w:t>
      </w:r>
      <w:r w:rsidRPr="004A5925">
        <w:rPr>
          <w:rStyle w:val="NoSpacingChar"/>
          <w:rPrChange w:id="778" w:author="Ryan Essex" w:date="2016-02-26T19:58:00Z">
            <w:rPr>
              <w:rFonts w:ascii="Arial" w:hAnsi="Arial" w:cs="Arial"/>
            </w:rPr>
          </w:rPrChange>
        </w:rPr>
        <w:t xml:space="preserve"> A Scientific Advisory Board will </w:t>
      </w:r>
      <w:r w:rsidR="002F3872" w:rsidRPr="004A5925">
        <w:rPr>
          <w:rStyle w:val="NoSpacingChar"/>
          <w:rPrChange w:id="779" w:author="Ryan Essex" w:date="2016-02-26T19:58:00Z">
            <w:rPr>
              <w:rFonts w:ascii="Arial" w:hAnsi="Arial" w:cs="Arial"/>
            </w:rPr>
          </w:rPrChange>
        </w:rPr>
        <w:t>consist</w:t>
      </w:r>
      <w:r w:rsidRPr="004A5925">
        <w:rPr>
          <w:rStyle w:val="NoSpacingChar"/>
          <w:rPrChange w:id="780" w:author="Ryan Essex" w:date="2016-02-26T19:58:00Z">
            <w:rPr>
              <w:rFonts w:ascii="Arial" w:hAnsi="Arial" w:cs="Arial"/>
            </w:rPr>
          </w:rPrChange>
        </w:rPr>
        <w:t xml:space="preserve"> of pr</w:t>
      </w:r>
      <w:r w:rsidR="00A86A71" w:rsidRPr="004A5925">
        <w:rPr>
          <w:rStyle w:val="NoSpacingChar"/>
          <w:rPrChange w:id="781" w:author="Ryan Essex" w:date="2016-02-26T19:58:00Z">
            <w:rPr>
              <w:rFonts w:ascii="Arial" w:hAnsi="Arial" w:cs="Arial"/>
            </w:rPr>
          </w:rPrChange>
        </w:rPr>
        <w:t xml:space="preserve">ominent investigators in </w:t>
      </w:r>
      <w:r w:rsidRPr="004A5925">
        <w:rPr>
          <w:rStyle w:val="NoSpacingChar"/>
          <w:rPrChange w:id="782" w:author="Ryan Essex" w:date="2016-02-26T19:58:00Z">
            <w:rPr>
              <w:rFonts w:ascii="Arial" w:hAnsi="Arial" w:cs="Arial"/>
            </w:rPr>
          </w:rPrChange>
        </w:rPr>
        <w:t xml:space="preserve">relevant </w:t>
      </w:r>
      <w:r w:rsidR="00A86A71" w:rsidRPr="004A5925">
        <w:rPr>
          <w:rStyle w:val="NoSpacingChar"/>
          <w:rPrChange w:id="783" w:author="Ryan Essex" w:date="2016-02-26T19:58:00Z">
            <w:rPr>
              <w:rFonts w:ascii="Arial" w:hAnsi="Arial" w:cs="Arial"/>
            </w:rPr>
          </w:rPrChange>
        </w:rPr>
        <w:t>fields</w:t>
      </w:r>
      <w:r w:rsidRPr="004A5925">
        <w:rPr>
          <w:rStyle w:val="NoSpacingChar"/>
          <w:rPrChange w:id="784" w:author="Ryan Essex" w:date="2016-02-26T19:58:00Z">
            <w:rPr>
              <w:rFonts w:ascii="Arial" w:hAnsi="Arial" w:cs="Arial"/>
            </w:rPr>
          </w:rPrChange>
        </w:rPr>
        <w:t xml:space="preserve"> and at least one lay </w:t>
      </w:r>
      <w:r w:rsidR="00907DE1" w:rsidRPr="004A5925">
        <w:rPr>
          <w:rStyle w:val="NoSpacingChar"/>
          <w:rPrChange w:id="785" w:author="Ryan Essex" w:date="2016-02-26T19:58:00Z">
            <w:rPr>
              <w:rFonts w:ascii="Arial" w:hAnsi="Arial" w:cs="Arial"/>
            </w:rPr>
          </w:rPrChange>
        </w:rPr>
        <w:t>advocate</w:t>
      </w:r>
      <w:r w:rsidRPr="004A5925">
        <w:rPr>
          <w:rStyle w:val="NoSpacingChar"/>
          <w:rPrChange w:id="786" w:author="Ryan Essex" w:date="2016-02-26T19:58:00Z">
            <w:rPr>
              <w:rFonts w:ascii="Arial" w:hAnsi="Arial" w:cs="Arial"/>
            </w:rPr>
          </w:rPrChange>
        </w:rPr>
        <w:t>. This will include PIs of other NINDS- and non-NINDS-funded research consortia that have agreed to collaborate with EpiBioS</w:t>
      </w:r>
      <w:r w:rsidR="00D14748" w:rsidRPr="004A5925">
        <w:rPr>
          <w:rStyle w:val="NoSpacingChar"/>
          <w:rPrChange w:id="787" w:author="Ryan Essex" w:date="2016-02-26T19:58:00Z">
            <w:rPr>
              <w:rFonts w:ascii="Arial" w:hAnsi="Arial" w:cs="Arial"/>
            </w:rPr>
          </w:rPrChange>
        </w:rPr>
        <w:t>4Rx</w:t>
      </w:r>
      <w:r w:rsidRPr="004A5925">
        <w:rPr>
          <w:rStyle w:val="NoSpacingChar"/>
          <w:rPrChange w:id="788" w:author="Ryan Essex" w:date="2016-02-26T19:58:00Z">
            <w:rPr>
              <w:rFonts w:ascii="Arial" w:hAnsi="Arial" w:cs="Arial"/>
            </w:rPr>
          </w:rPrChange>
        </w:rPr>
        <w:t>. The Scientific Advisory Board will assist in ensur</w:t>
      </w:r>
      <w:r w:rsidR="002F3872" w:rsidRPr="004A5925">
        <w:rPr>
          <w:rStyle w:val="NoSpacingChar"/>
          <w:rPrChange w:id="789" w:author="Ryan Essex" w:date="2016-02-26T19:58:00Z">
            <w:rPr>
              <w:rFonts w:ascii="Arial" w:hAnsi="Arial" w:cs="Arial"/>
            </w:rPr>
          </w:rPrChange>
        </w:rPr>
        <w:t>ing a high standard of research</w:t>
      </w:r>
      <w:r w:rsidRPr="004A5925">
        <w:rPr>
          <w:rStyle w:val="NoSpacingChar"/>
          <w:rPrChange w:id="790" w:author="Ryan Essex" w:date="2016-02-26T19:58:00Z">
            <w:rPr>
              <w:rFonts w:ascii="Arial" w:hAnsi="Arial" w:cs="Arial"/>
            </w:rPr>
          </w:rPrChange>
        </w:rPr>
        <w:t xml:space="preserve"> and will take part in the annual EpiBioS</w:t>
      </w:r>
      <w:r w:rsidR="00D14748" w:rsidRPr="004A5925">
        <w:rPr>
          <w:rStyle w:val="NoSpacingChar"/>
          <w:rPrChange w:id="791" w:author="Ryan Essex" w:date="2016-02-26T19:58:00Z">
            <w:rPr>
              <w:rFonts w:ascii="Arial" w:hAnsi="Arial" w:cs="Arial"/>
            </w:rPr>
          </w:rPrChange>
        </w:rPr>
        <w:t>4Rx</w:t>
      </w:r>
      <w:r w:rsidRPr="004A5925">
        <w:rPr>
          <w:rStyle w:val="NoSpacingChar"/>
          <w:rPrChange w:id="792" w:author="Ryan Essex" w:date="2016-02-26T19:58:00Z">
            <w:rPr>
              <w:rFonts w:ascii="Arial" w:hAnsi="Arial" w:cs="Arial"/>
            </w:rPr>
          </w:rPrChange>
        </w:rPr>
        <w:t xml:space="preserve"> meetings.</w:t>
      </w:r>
    </w:p>
    <w:p w14:paraId="1852C3BF" w14:textId="7D6C0244" w:rsidR="0011683F" w:rsidRPr="008D6C97" w:rsidRDefault="0011683F" w:rsidP="005F5BEF">
      <w:pPr>
        <w:spacing w:afterLines="35" w:after="84"/>
        <w:rPr>
          <w:rFonts w:ascii="Arial" w:hAnsi="Arial" w:cs="Arial"/>
        </w:rPr>
      </w:pPr>
    </w:p>
    <w:p w14:paraId="3A2C254B" w14:textId="3DEDD435" w:rsidR="0011683F" w:rsidRPr="008D6C97" w:rsidDel="005F19B1" w:rsidRDefault="0011683F">
      <w:pPr>
        <w:pStyle w:val="NoSpacing"/>
        <w:spacing w:afterLines="35" w:after="84"/>
        <w:rPr>
          <w:del w:id="793" w:author="Ryan Essex" w:date="2016-02-26T19:59:00Z"/>
        </w:rPr>
        <w:pPrChange w:id="794" w:author="Ryan Essex" w:date="2016-02-26T19:58:00Z">
          <w:pPr/>
        </w:pPrChange>
      </w:pPr>
      <w:del w:id="795" w:author="Ryan Essex" w:date="2016-02-29T10:16:00Z">
        <w:r w:rsidRPr="004A5925" w:rsidDel="00B65C8B">
          <w:rPr>
            <w:rStyle w:val="Heading2Char"/>
            <w:rPrChange w:id="796" w:author="Ryan Essex" w:date="2016-02-26T19:58:00Z">
              <w:rPr/>
            </w:rPrChange>
          </w:rPr>
          <w:delText>B</w:delText>
        </w:r>
      </w:del>
      <w:r w:rsidR="00B93275">
        <w:rPr>
          <w:rStyle w:val="Heading2Char"/>
        </w:rPr>
        <w:t>3.3.3</w:t>
      </w:r>
      <w:r w:rsidRPr="004A5925">
        <w:rPr>
          <w:rStyle w:val="Heading2Char"/>
          <w:rPrChange w:id="797" w:author="Ryan Essex" w:date="2016-02-26T19:58:00Z">
            <w:rPr/>
          </w:rPrChange>
        </w:rPr>
        <w:t>. Guiding Principles: The EpiBioS</w:t>
      </w:r>
      <w:r w:rsidR="002F3872" w:rsidRPr="004A5925">
        <w:rPr>
          <w:rStyle w:val="Heading2Char"/>
          <w:rPrChange w:id="798" w:author="Ryan Essex" w:date="2016-02-26T19:58:00Z">
            <w:rPr/>
          </w:rPrChange>
        </w:rPr>
        <w:t>4Rx</w:t>
      </w:r>
      <w:r w:rsidRPr="004A5925">
        <w:rPr>
          <w:rStyle w:val="Heading2Char"/>
          <w:rPrChange w:id="799" w:author="Ryan Essex" w:date="2016-02-26T19:58:00Z">
            <w:rPr/>
          </w:rPrChange>
        </w:rPr>
        <w:t xml:space="preserve"> Charter</w:t>
      </w:r>
      <w:r w:rsidRPr="008D6C97">
        <w:t xml:space="preserve"> </w:t>
      </w:r>
      <w:r w:rsidR="000025B9" w:rsidRPr="008D6C97">
        <w:t>(see Admin</w:t>
      </w:r>
      <w:r w:rsidR="00B56CC1" w:rsidRPr="008D6C97">
        <w:t>i</w:t>
      </w:r>
      <w:r w:rsidR="000025B9" w:rsidRPr="008D6C97">
        <w:t xml:space="preserve">strative Core) </w:t>
      </w:r>
      <w:r w:rsidRPr="008D6C97">
        <w:t>describes how the individual components will be coordinated i</w:t>
      </w:r>
      <w:r w:rsidR="002F3872">
        <w:t>n order to achieve common goals</w:t>
      </w:r>
      <w:r w:rsidRPr="008D6C97">
        <w:t xml:space="preserve"> and to insure that all individual investigators receive adequate acknowledgement and compensation for their contributions to the overall effort. Collaboration with non-EpiBioS</w:t>
      </w:r>
      <w:r w:rsidR="002F3872">
        <w:t>4Rx</w:t>
      </w:r>
      <w:r w:rsidRPr="008D6C97">
        <w:t xml:space="preserve"> members and programs is </w:t>
      </w:r>
      <w:r w:rsidR="00907DE1" w:rsidRPr="008D6C97">
        <w:t>encouraged,</w:t>
      </w:r>
      <w:r w:rsidRPr="008D6C97">
        <w:t xml:space="preserve"> and </w:t>
      </w:r>
      <w:r w:rsidR="002F3872">
        <w:t xml:space="preserve">the </w:t>
      </w:r>
      <w:r w:rsidRPr="008D6C97">
        <w:t>development of new EpiBioS</w:t>
      </w:r>
      <w:r w:rsidR="002F3872">
        <w:t>4Rx</w:t>
      </w:r>
      <w:r w:rsidRPr="008D6C97">
        <w:t xml:space="preserve"> projects and related grant proposals, particularly by young investigators, will be promoted. </w:t>
      </w:r>
    </w:p>
    <w:p w14:paraId="4A9F7CD8" w14:textId="77777777" w:rsidR="0011683F" w:rsidRPr="008D6C97" w:rsidRDefault="0011683F">
      <w:pPr>
        <w:pStyle w:val="NoSpacing"/>
        <w:spacing w:afterLines="35" w:after="84"/>
        <w:pPrChange w:id="800" w:author="Ryan Essex" w:date="2016-02-26T19:59:00Z">
          <w:pPr/>
        </w:pPrChange>
      </w:pPr>
    </w:p>
    <w:p w14:paraId="63855910" w14:textId="7AB967C0" w:rsidR="0011683F" w:rsidRPr="008D6C97" w:rsidDel="005F19B1" w:rsidRDefault="0011683F">
      <w:pPr>
        <w:pStyle w:val="Heading1"/>
        <w:rPr>
          <w:del w:id="801" w:author="Ryan Essex" w:date="2016-02-26T20:00:00Z"/>
        </w:rPr>
        <w:pPrChange w:id="802" w:author="Ryan Essex" w:date="2016-02-26T19:59:00Z">
          <w:pPr/>
        </w:pPrChange>
      </w:pPr>
      <w:del w:id="803" w:author="Ryan Essex" w:date="2016-02-29T10:16:00Z">
        <w:r w:rsidRPr="008D6C97" w:rsidDel="00B65C8B">
          <w:delText>B</w:delText>
        </w:r>
      </w:del>
      <w:r w:rsidR="00B93275">
        <w:t>3.</w:t>
      </w:r>
      <w:r w:rsidRPr="008D6C97">
        <w:t>4. Extramural collaboration</w:t>
      </w:r>
    </w:p>
    <w:p w14:paraId="0DB6988D" w14:textId="77777777" w:rsidR="0011683F" w:rsidRPr="008D6C97" w:rsidRDefault="0011683F">
      <w:pPr>
        <w:pStyle w:val="Heading1"/>
        <w:pPrChange w:id="804" w:author="Ryan Essex" w:date="2016-02-26T20:00:00Z">
          <w:pPr/>
        </w:pPrChange>
      </w:pPr>
    </w:p>
    <w:p w14:paraId="3107159E" w14:textId="0E567FD1" w:rsidR="0011683F" w:rsidRPr="008D6C97" w:rsidDel="005F19B1" w:rsidRDefault="00B93275">
      <w:pPr>
        <w:pStyle w:val="Heading2"/>
        <w:spacing w:afterLines="35" w:after="84"/>
        <w:rPr>
          <w:del w:id="805" w:author="Ryan Essex" w:date="2016-02-26T20:00:00Z"/>
        </w:rPr>
        <w:pPrChange w:id="806" w:author="Ryan Essex" w:date="2016-02-26T20:00:00Z">
          <w:pPr/>
        </w:pPrChange>
      </w:pPr>
      <w:r>
        <w:t>3.4</w:t>
      </w:r>
      <w:r w:rsidR="0011683F" w:rsidRPr="008D6C97">
        <w:t xml:space="preserve">.1. TBI Consortia: see </w:t>
      </w:r>
      <w:r w:rsidR="00922D24">
        <w:t>1</w:t>
      </w:r>
      <w:r w:rsidR="0011683F" w:rsidRPr="008D6C97">
        <w:t>.4.1.3.</w:t>
      </w:r>
    </w:p>
    <w:p w14:paraId="313E9B3A" w14:textId="7444A0A5" w:rsidR="0011683F" w:rsidRPr="008D6C97" w:rsidRDefault="0011683F">
      <w:pPr>
        <w:pStyle w:val="Heading2"/>
        <w:spacing w:afterLines="35" w:after="84"/>
        <w:pPrChange w:id="807" w:author="Ryan Essex" w:date="2016-02-26T20:00:00Z">
          <w:pPr/>
        </w:pPrChange>
      </w:pPr>
    </w:p>
    <w:p w14:paraId="49D5CEBF" w14:textId="1A35191E" w:rsidR="0011683F" w:rsidRPr="008D6C97" w:rsidDel="005F19B1" w:rsidRDefault="00B93275">
      <w:pPr>
        <w:pStyle w:val="NoSpacing"/>
        <w:spacing w:afterLines="35" w:after="84"/>
        <w:rPr>
          <w:del w:id="808" w:author="Ryan Essex" w:date="2016-02-26T20:00:00Z"/>
        </w:rPr>
        <w:pPrChange w:id="809" w:author="Ryan Essex" w:date="2016-02-26T20:00:00Z">
          <w:pPr/>
        </w:pPrChange>
      </w:pPr>
      <w:r>
        <w:rPr>
          <w:rStyle w:val="Heading2Char"/>
        </w:rPr>
        <w:t>3</w:t>
      </w:r>
      <w:r w:rsidR="0011683F" w:rsidRPr="005F19B1">
        <w:rPr>
          <w:rStyle w:val="Heading2Char"/>
          <w:rPrChange w:id="810" w:author="Ryan Essex" w:date="2016-02-26T20:00:00Z">
            <w:rPr/>
          </w:rPrChange>
        </w:rPr>
        <w:t>.4.</w:t>
      </w:r>
      <w:r w:rsidR="00467780" w:rsidRPr="005F19B1">
        <w:rPr>
          <w:rStyle w:val="Heading2Char"/>
          <w:rPrChange w:id="811" w:author="Ryan Essex" w:date="2016-02-26T20:00:00Z">
            <w:rPr/>
          </w:rPrChange>
        </w:rPr>
        <w:t>2</w:t>
      </w:r>
      <w:r w:rsidR="0011683F" w:rsidRPr="005F19B1">
        <w:rPr>
          <w:rStyle w:val="Heading2Char"/>
          <w:rPrChange w:id="812" w:author="Ryan Essex" w:date="2016-02-26T20:00:00Z">
            <w:rPr/>
          </w:rPrChange>
        </w:rPr>
        <w:t>. NINDS CWOWs:</w:t>
      </w:r>
      <w:r w:rsidR="0011683F" w:rsidRPr="008D6C97">
        <w:t xml:space="preserve"> We are aware that certain EEG, neuroimaging, and/or molecular features might only be biomarkers of epileptogenesis in the presence o</w:t>
      </w:r>
      <w:r w:rsidR="002F3872">
        <w:t>f specific susceptibility genes</w:t>
      </w:r>
      <w:r w:rsidR="0011683F" w:rsidRPr="008D6C97">
        <w:t xml:space="preserve"> and that we will ultimately need to understand the genetic substra</w:t>
      </w:r>
      <w:r w:rsidR="002F3872">
        <w:t xml:space="preserve">te of our patient populations. </w:t>
      </w:r>
      <w:r w:rsidR="0011683F" w:rsidRPr="008D6C97">
        <w:t>We are not planning to do genetic s</w:t>
      </w:r>
      <w:r w:rsidR="002F3872">
        <w:t>tudies as part of this proposal</w:t>
      </w:r>
      <w:r w:rsidR="0011683F" w:rsidRPr="008D6C97">
        <w:t xml:space="preserve"> but rather have established a relationship with Epi4K investigators to utilize their resources and expertise for </w:t>
      </w:r>
      <w:r w:rsidR="0011683F" w:rsidRPr="006D34D8">
        <w:t>this purpose in the future once our data suggest testable genetic hypotheses.  Dr. Daniel Lowenstein, one of the 3 PIs of Epi4K will be a consultant to EpiBioS</w:t>
      </w:r>
      <w:r w:rsidR="002F3872">
        <w:t xml:space="preserve">4Rx. </w:t>
      </w:r>
      <w:r w:rsidR="0011683F" w:rsidRPr="006D34D8">
        <w:t xml:space="preserve">We will also collaborate with Dr. Lowenstein’s other NINDS-funded project, </w:t>
      </w:r>
      <w:proofErr w:type="spellStart"/>
      <w:r w:rsidR="0011683F" w:rsidRPr="006D34D8">
        <w:t>EpGP</w:t>
      </w:r>
      <w:proofErr w:type="spellEnd"/>
      <w:r w:rsidR="0011683F" w:rsidRPr="006D34D8">
        <w:t xml:space="preserve">. Dr. Engel is a co-investigator of the </w:t>
      </w:r>
      <w:r w:rsidR="00DC2E09">
        <w:t>Center for SUDEP Research (</w:t>
      </w:r>
      <w:r w:rsidR="0011683F" w:rsidRPr="006D34D8">
        <w:t>CSR</w:t>
      </w:r>
      <w:r w:rsidR="00DC2E09">
        <w:t>)</w:t>
      </w:r>
      <w:r w:rsidR="002F3872">
        <w:t xml:space="preserve">. </w:t>
      </w:r>
      <w:r w:rsidR="0011683F" w:rsidRPr="008D6C97">
        <w:t>Although there currently are no common specific research interests between our biomarker studies and the SUDEP studies of the CSR, there are similarities in the multicenter organization, informatics approach</w:t>
      </w:r>
      <w:r w:rsidR="002F3872">
        <w:t>es, and outreach programs that e</w:t>
      </w:r>
      <w:r w:rsidR="0011683F" w:rsidRPr="008D6C97">
        <w:t xml:space="preserve">nsure we will have much to learn from each other. </w:t>
      </w:r>
    </w:p>
    <w:p w14:paraId="2A694496" w14:textId="50ECC09D" w:rsidR="0011683F" w:rsidRPr="008D6C97" w:rsidRDefault="0011683F">
      <w:pPr>
        <w:pStyle w:val="NoSpacing"/>
        <w:spacing w:afterLines="35" w:after="84"/>
        <w:pPrChange w:id="813" w:author="Ryan Essex" w:date="2016-02-26T20:00:00Z">
          <w:pPr/>
        </w:pPrChange>
      </w:pPr>
    </w:p>
    <w:p w14:paraId="07BAE1C0" w14:textId="6CD1F533" w:rsidR="001021DE" w:rsidRPr="008D6C97" w:rsidRDefault="00B93275">
      <w:pPr>
        <w:pStyle w:val="NoSpacing"/>
        <w:spacing w:afterLines="35" w:after="84"/>
        <w:pPrChange w:id="814" w:author="Ryan Essex" w:date="2016-02-26T20:00:00Z">
          <w:pPr/>
        </w:pPrChange>
      </w:pPr>
      <w:r>
        <w:rPr>
          <w:rStyle w:val="Heading2Char"/>
        </w:rPr>
        <w:t>3</w:t>
      </w:r>
      <w:r w:rsidR="00582D8A" w:rsidRPr="005F19B1">
        <w:rPr>
          <w:rStyle w:val="Heading2Char"/>
          <w:rPrChange w:id="815" w:author="Ryan Essex" w:date="2016-02-26T20:00:00Z">
            <w:rPr>
              <w:rFonts w:cs="Arial"/>
            </w:rPr>
          </w:rPrChange>
        </w:rPr>
        <w:t>.4.3 Consumer</w:t>
      </w:r>
      <w:r w:rsidR="00467780" w:rsidRPr="005F19B1">
        <w:rPr>
          <w:rStyle w:val="Heading2Char"/>
          <w:rPrChange w:id="816" w:author="Ryan Essex" w:date="2016-02-26T20:00:00Z">
            <w:rPr>
              <w:rFonts w:cs="Arial"/>
            </w:rPr>
          </w:rPrChange>
        </w:rPr>
        <w:t xml:space="preserve"> groups and other health organizations:</w:t>
      </w:r>
      <w:r w:rsidR="00467780" w:rsidRPr="008D6C97">
        <w:t xml:space="preserve"> </w:t>
      </w:r>
      <w:r w:rsidR="001021DE" w:rsidRPr="008D6C97">
        <w:t>The primary objective of the Public Engagement Core is to facilitate interactions and communication among the scientific community</w:t>
      </w:r>
      <w:r w:rsidR="002F3872">
        <w:t>,</w:t>
      </w:r>
      <w:r w:rsidR="001021DE" w:rsidRPr="008D6C97">
        <w:t xml:space="preserve"> including our investig</w:t>
      </w:r>
      <w:r w:rsidR="001021DE" w:rsidRPr="008D6C97">
        <w:t>a</w:t>
      </w:r>
      <w:r w:rsidR="001021DE" w:rsidRPr="008D6C97">
        <w:t>tors, consumers and consum</w:t>
      </w:r>
      <w:r w:rsidR="002F3872">
        <w:t xml:space="preserve">er groups, scientific societies, and </w:t>
      </w:r>
      <w:r w:rsidR="001021DE" w:rsidRPr="008D6C97">
        <w:t>health organizations to promote participatory action research</w:t>
      </w:r>
      <w:r w:rsidR="002F3872">
        <w:t xml:space="preserve"> effectively</w:t>
      </w:r>
      <w:r w:rsidR="001021DE" w:rsidRPr="008D6C97">
        <w:t xml:space="preserve">. To achieve a solid grounding </w:t>
      </w:r>
      <w:r w:rsidR="002F3872">
        <w:t>among</w:t>
      </w:r>
      <w:r w:rsidR="001021DE" w:rsidRPr="008D6C97">
        <w:t xml:space="preserve"> concept, practice</w:t>
      </w:r>
      <w:r w:rsidR="002F3872">
        <w:t>,</w:t>
      </w:r>
      <w:r w:rsidR="001021DE" w:rsidRPr="008D6C97">
        <w:t xml:space="preserve"> and action, we have r</w:t>
      </w:r>
      <w:r w:rsidR="001021DE" w:rsidRPr="008D6C97">
        <w:t>e</w:t>
      </w:r>
      <w:r w:rsidR="001021DE" w:rsidRPr="008D6C97">
        <w:t>cruited several cons</w:t>
      </w:r>
      <w:r w:rsidR="002F3872">
        <w:t xml:space="preserve">tituencies in the planning and </w:t>
      </w:r>
      <w:r w:rsidR="001021DE" w:rsidRPr="008D6C97">
        <w:t>decision making processes:</w:t>
      </w:r>
      <w:r w:rsidR="001021DE" w:rsidRPr="002F3872">
        <w:t xml:space="preserve"> </w:t>
      </w:r>
      <w:r w:rsidR="001021DE" w:rsidRPr="008D6C97">
        <w:rPr>
          <w:b/>
        </w:rPr>
        <w:t>Epilepsy advocacy and consumer groups</w:t>
      </w:r>
      <w:r w:rsidR="002F3872">
        <w:t>: Epilepsy Foundation (EF),</w:t>
      </w:r>
      <w:r w:rsidR="001021DE" w:rsidRPr="002F3872">
        <w:t xml:space="preserve"> </w:t>
      </w:r>
      <w:r w:rsidR="001021DE" w:rsidRPr="008D6C97">
        <w:t>Internat</w:t>
      </w:r>
      <w:r w:rsidR="002F3872">
        <w:t>ional Bureau for Epilepsy (IBE),</w:t>
      </w:r>
      <w:r w:rsidR="001021DE" w:rsidRPr="008D6C97">
        <w:t xml:space="preserve"> European Task force of the International League Against Epilepsy (ILAE)</w:t>
      </w:r>
      <w:r w:rsidR="002F3872">
        <w:t>,</w:t>
      </w:r>
      <w:r w:rsidR="001021DE" w:rsidRPr="008D6C97">
        <w:t xml:space="preserve"> and IBE (JTF); </w:t>
      </w:r>
      <w:r w:rsidR="001021DE" w:rsidRPr="008D6C97">
        <w:rPr>
          <w:b/>
        </w:rPr>
        <w:t>Service and Advocacy Group for patients with TBI:</w:t>
      </w:r>
      <w:r w:rsidR="001021DE" w:rsidRPr="002F3872">
        <w:t xml:space="preserve"> </w:t>
      </w:r>
      <w:r w:rsidR="001021DE" w:rsidRPr="008D6C97">
        <w:t>Brain Injur</w:t>
      </w:r>
      <w:r w:rsidR="002F3872">
        <w:t>y Association of America (BIAA) and</w:t>
      </w:r>
      <w:r w:rsidR="001021DE" w:rsidRPr="008D6C97">
        <w:t xml:space="preserve"> TBI Model Systems (TBIMS);</w:t>
      </w:r>
      <w:r w:rsidR="001021DE" w:rsidRPr="002F3872">
        <w:t xml:space="preserve"> </w:t>
      </w:r>
      <w:r w:rsidR="001021DE" w:rsidRPr="008D6C97">
        <w:rPr>
          <w:b/>
        </w:rPr>
        <w:t>Veteran organiz</w:t>
      </w:r>
      <w:r w:rsidR="001021DE" w:rsidRPr="008D6C97">
        <w:rPr>
          <w:b/>
        </w:rPr>
        <w:t>a</w:t>
      </w:r>
      <w:r w:rsidR="001021DE" w:rsidRPr="008D6C97">
        <w:rPr>
          <w:b/>
        </w:rPr>
        <w:t>tions:</w:t>
      </w:r>
      <w:r w:rsidR="001021DE" w:rsidRPr="008D6C97">
        <w:t xml:space="preserve"> VA Epilepsy Centers of Excellence; </w:t>
      </w:r>
      <w:r w:rsidR="001021DE" w:rsidRPr="008D6C97">
        <w:rPr>
          <w:b/>
        </w:rPr>
        <w:t>Professional societies</w:t>
      </w:r>
      <w:r w:rsidR="001021DE" w:rsidRPr="008D6C97">
        <w:t>:</w:t>
      </w:r>
      <w:r w:rsidR="001021DE" w:rsidRPr="002F3872">
        <w:t xml:space="preserve"> </w:t>
      </w:r>
      <w:r w:rsidR="001021DE" w:rsidRPr="008D6C97">
        <w:t xml:space="preserve">ILAE, American Epilepsy Society (AES), </w:t>
      </w:r>
      <w:r w:rsidR="006807F7">
        <w:t xml:space="preserve">and </w:t>
      </w:r>
      <w:r w:rsidR="001021DE" w:rsidRPr="008D6C97">
        <w:t>Nat</w:t>
      </w:r>
      <w:r w:rsidR="002F3872">
        <w:t>ional Neurotrauma Society (NNS</w:t>
      </w:r>
      <w:r w:rsidR="001021DE" w:rsidRPr="008D6C97">
        <w:t xml:space="preserve">); </w:t>
      </w:r>
      <w:r w:rsidR="001021DE" w:rsidRPr="008D6C97">
        <w:rPr>
          <w:b/>
        </w:rPr>
        <w:t xml:space="preserve">Health </w:t>
      </w:r>
      <w:r w:rsidR="00582D8A" w:rsidRPr="008D6C97">
        <w:rPr>
          <w:b/>
        </w:rPr>
        <w:t>Organizations:</w:t>
      </w:r>
      <w:r w:rsidR="00582D8A" w:rsidRPr="008D6C97">
        <w:t xml:space="preserve"> World</w:t>
      </w:r>
      <w:r w:rsidR="001021DE" w:rsidRPr="008D6C97">
        <w:t xml:space="preserve"> Health Organization</w:t>
      </w:r>
      <w:r w:rsidR="00582D8A" w:rsidRPr="008D6C97">
        <w:t xml:space="preserve"> </w:t>
      </w:r>
      <w:r w:rsidR="002F3872">
        <w:t>(WHO) and</w:t>
      </w:r>
      <w:r w:rsidR="001021DE" w:rsidRPr="008D6C97">
        <w:t xml:space="preserve"> Pan Amer</w:t>
      </w:r>
      <w:r w:rsidR="002F3872">
        <w:t>ican Health Organization (PAHO)</w:t>
      </w:r>
      <w:r w:rsidR="001021DE" w:rsidRPr="008D6C97">
        <w:t xml:space="preserve">. </w:t>
      </w:r>
      <w:r w:rsidR="00455268">
        <w:t>We anticipate that the identified effective strategies and knowledge transfer plans we develop for participatory research</w:t>
      </w:r>
      <w:r w:rsidR="002F3872">
        <w:t xml:space="preserve"> in clinical therapeutic trials</w:t>
      </w:r>
      <w:r w:rsidR="00455268">
        <w:t xml:space="preserve"> will be assessed, adopted</w:t>
      </w:r>
      <w:r w:rsidR="002F3872">
        <w:t>,</w:t>
      </w:r>
      <w:r w:rsidR="00455268">
        <w:t xml:space="preserve"> and eventually impl</w:t>
      </w:r>
      <w:r w:rsidR="002F3872">
        <w:t>emented by governmental and non-</w:t>
      </w:r>
      <w:r w:rsidR="00455268">
        <w:t xml:space="preserve">governmental </w:t>
      </w:r>
      <w:r w:rsidR="002F3872">
        <w:t xml:space="preserve">health organizations </w:t>
      </w:r>
      <w:proofErr w:type="gramStart"/>
      <w:r w:rsidR="002F3872">
        <w:t>world-wide</w:t>
      </w:r>
      <w:proofErr w:type="gramEnd"/>
      <w:r w:rsidR="002F3872">
        <w:t>.</w:t>
      </w:r>
    </w:p>
    <w:p w14:paraId="277327B1" w14:textId="4EFE3769" w:rsidR="001021DE" w:rsidRPr="008D6C97" w:rsidDel="005F19B1" w:rsidRDefault="001021DE">
      <w:pPr>
        <w:pStyle w:val="Heading2"/>
        <w:spacing w:afterLines="35" w:after="84"/>
        <w:rPr>
          <w:del w:id="817" w:author="Ryan Essex" w:date="2016-02-26T20:00:00Z"/>
        </w:rPr>
        <w:pPrChange w:id="818" w:author="Ryan Essex" w:date="2016-02-26T20:00:00Z">
          <w:pPr/>
        </w:pPrChange>
      </w:pPr>
    </w:p>
    <w:p w14:paraId="43A7087D" w14:textId="3C3FC7B3" w:rsidR="0011683F" w:rsidRPr="008D6C97" w:rsidDel="005F19B1" w:rsidRDefault="0011683F">
      <w:pPr>
        <w:pStyle w:val="Heading2"/>
        <w:spacing w:afterLines="35" w:after="84"/>
        <w:rPr>
          <w:del w:id="819" w:author="Ryan Essex" w:date="2016-02-26T20:00:00Z"/>
        </w:rPr>
        <w:pPrChange w:id="820" w:author="Ryan Essex" w:date="2016-02-26T20:00:00Z">
          <w:pPr/>
        </w:pPrChange>
      </w:pPr>
      <w:del w:id="821" w:author="Ryan Essex" w:date="2016-02-29T10:17:00Z">
        <w:r w:rsidRPr="008D6C97" w:rsidDel="00B65C8B">
          <w:delText>B</w:delText>
        </w:r>
      </w:del>
      <w:r w:rsidR="00B93275">
        <w:t>3</w:t>
      </w:r>
      <w:r w:rsidRPr="008D6C97">
        <w:t>.4.5. Interest and support from other research project</w:t>
      </w:r>
      <w:r w:rsidR="00A86A71" w:rsidRPr="008D6C97">
        <w:t>s (users)</w:t>
      </w:r>
      <w:r w:rsidRPr="008D6C97">
        <w:t>:</w:t>
      </w:r>
    </w:p>
    <w:p w14:paraId="79FD78C1" w14:textId="77777777" w:rsidR="0011683F" w:rsidRPr="008D6C97" w:rsidRDefault="0011683F">
      <w:pPr>
        <w:pStyle w:val="Heading2"/>
        <w:spacing w:afterLines="35" w:after="84"/>
        <w:rPr>
          <w:i/>
        </w:rPr>
        <w:pPrChange w:id="822" w:author="Ryan Essex" w:date="2016-02-26T20:00:00Z">
          <w:pPr/>
        </w:pPrChange>
      </w:pPr>
    </w:p>
    <w:p w14:paraId="0C0E70B0" w14:textId="71AE5CE9" w:rsidR="0011683F" w:rsidRPr="008D6C97" w:rsidRDefault="0011683F">
      <w:pPr>
        <w:pStyle w:val="NoSpacing"/>
        <w:spacing w:afterLines="35" w:after="84"/>
        <w:rPr>
          <w:i/>
        </w:rPr>
        <w:pPrChange w:id="823" w:author="Ryan Essex" w:date="2016-02-26T20:00:00Z">
          <w:pPr/>
        </w:pPrChange>
      </w:pPr>
      <w:r w:rsidRPr="008D6C97">
        <w:t xml:space="preserve">Several projects </w:t>
      </w:r>
      <w:r w:rsidR="002F3872">
        <w:t>that are completed, underway, or planned</w:t>
      </w:r>
      <w:r w:rsidRPr="008D6C97">
        <w:t xml:space="preserve"> involve collection of data during epileptogenesis that could benefit from our bio</w:t>
      </w:r>
      <w:r w:rsidR="002F3872">
        <w:t>informatics analytic approach</w:t>
      </w:r>
      <w:r w:rsidR="00E5004B">
        <w:t xml:space="preserve"> and preclinical trials</w:t>
      </w:r>
      <w:r w:rsidR="002F3872">
        <w:t xml:space="preserve">. </w:t>
      </w:r>
      <w:r w:rsidRPr="008D6C97">
        <w:t xml:space="preserve">The </w:t>
      </w:r>
      <w:r w:rsidRPr="006D34D8">
        <w:t>PIs</w:t>
      </w:r>
      <w:r w:rsidRPr="008D6C97">
        <w:t xml:space="preserve"> of these projects have indicated an interest in utilizing our analytic tools and resources to search for biomarkers and potential targets for novel antiepileptogenic interventions that may be the same as or different fro</w:t>
      </w:r>
      <w:r w:rsidR="002F3872">
        <w:t>m those identified for TBI/PTE.</w:t>
      </w:r>
      <w:r w:rsidRPr="008D6C97">
        <w:t xml:space="preserve"> A brief description serves to underline the potential value of the EpiBioS</w:t>
      </w:r>
      <w:r w:rsidR="0084242A">
        <w:t>4</w:t>
      </w:r>
      <w:r w:rsidR="00B8123B">
        <w:t>Rx</w:t>
      </w:r>
      <w:r w:rsidRPr="008D6C97">
        <w:t xml:space="preserve"> program for the greater epilepsy </w:t>
      </w:r>
      <w:proofErr w:type="spellStart"/>
      <w:proofErr w:type="gramStart"/>
      <w:r w:rsidRPr="008D6C97">
        <w:t>community.</w:t>
      </w:r>
      <w:r w:rsidRPr="008D6C97">
        <w:rPr>
          <w:i/>
        </w:rPr>
        <w:t>These</w:t>
      </w:r>
      <w:proofErr w:type="spellEnd"/>
      <w:proofErr w:type="gramEnd"/>
      <w:r w:rsidRPr="008D6C97">
        <w:rPr>
          <w:i/>
        </w:rPr>
        <w:t xml:space="preserve"> studies are not part of this </w:t>
      </w:r>
      <w:r w:rsidR="000025B9" w:rsidRPr="008D6C97">
        <w:rPr>
          <w:i/>
        </w:rPr>
        <w:t>proposal</w:t>
      </w:r>
      <w:r w:rsidRPr="008D6C97">
        <w:rPr>
          <w:i/>
        </w:rPr>
        <w:t>.</w:t>
      </w:r>
    </w:p>
    <w:p w14:paraId="132C67C3" w14:textId="09A084B3" w:rsidR="00300803" w:rsidRPr="00B65C8B" w:rsidDel="005F19B1" w:rsidRDefault="00300803" w:rsidP="005F5BEF">
      <w:pPr>
        <w:spacing w:afterLines="35" w:after="84"/>
        <w:rPr>
          <w:del w:id="824" w:author="Ryan Essex" w:date="2016-02-26T20:00:00Z"/>
          <w:rFonts w:ascii="Arial" w:hAnsi="Arial" w:cs="Arial"/>
          <w:b/>
          <w:rPrChange w:id="825" w:author="Ryan Essex" w:date="2016-02-29T10:17:00Z">
            <w:rPr>
              <w:del w:id="826" w:author="Ryan Essex" w:date="2016-02-26T20:00:00Z"/>
              <w:rFonts w:ascii="Arial" w:hAnsi="Arial" w:cs="Arial"/>
              <w:i/>
            </w:rPr>
          </w:rPrChange>
        </w:rPr>
      </w:pPr>
    </w:p>
    <w:p w14:paraId="29956D32" w14:textId="396B6DD4" w:rsidR="00300803" w:rsidRPr="008D6C97" w:rsidDel="005F19B1" w:rsidRDefault="00300803" w:rsidP="005F5BEF">
      <w:pPr>
        <w:spacing w:afterLines="35" w:after="84"/>
        <w:rPr>
          <w:del w:id="827" w:author="Ryan Essex" w:date="2016-02-26T20:00:00Z"/>
          <w:rFonts w:ascii="Arial" w:hAnsi="Arial" w:cs="Arial"/>
        </w:rPr>
      </w:pPr>
      <w:del w:id="828" w:author="Ryan Essex" w:date="2016-02-29T10:17:00Z">
        <w:r w:rsidRPr="00B65C8B" w:rsidDel="00B65C8B">
          <w:rPr>
            <w:rStyle w:val="Heading2Char"/>
            <w:rPrChange w:id="829" w:author="Ryan Essex" w:date="2016-02-29T10:17:00Z">
              <w:rPr>
                <w:rFonts w:ascii="Arial" w:hAnsi="Arial" w:cs="Arial"/>
              </w:rPr>
            </w:rPrChange>
          </w:rPr>
          <w:delText>B</w:delText>
        </w:r>
      </w:del>
      <w:r w:rsidR="00B93275">
        <w:rPr>
          <w:rFonts w:ascii="Arial" w:hAnsi="Arial" w:cs="Arial"/>
          <w:b/>
        </w:rPr>
        <w:t>3</w:t>
      </w:r>
      <w:r w:rsidRPr="00B65C8B">
        <w:rPr>
          <w:rStyle w:val="Heading2Char"/>
          <w:rPrChange w:id="830" w:author="Ryan Essex" w:date="2016-02-29T10:17:00Z">
            <w:rPr>
              <w:rFonts w:ascii="Arial" w:hAnsi="Arial" w:cs="Arial"/>
            </w:rPr>
          </w:rPrChange>
        </w:rPr>
        <w:t>.4.</w:t>
      </w:r>
      <w:r w:rsidRPr="005F19B1">
        <w:rPr>
          <w:rStyle w:val="Heading2Char"/>
          <w:rPrChange w:id="831" w:author="Ryan Essex" w:date="2016-02-26T20:00:00Z">
            <w:rPr>
              <w:rFonts w:ascii="Arial" w:hAnsi="Arial" w:cs="Arial"/>
            </w:rPr>
          </w:rPrChange>
        </w:rPr>
        <w:t xml:space="preserve">5.1. </w:t>
      </w:r>
      <w:r w:rsidR="001D6377" w:rsidRPr="005F19B1">
        <w:rPr>
          <w:rStyle w:val="Heading2Char"/>
          <w:rPrChange w:id="832" w:author="Ryan Essex" w:date="2016-02-26T20:00:00Z">
            <w:rPr>
              <w:rFonts w:ascii="Arial" w:hAnsi="Arial" w:cs="Arial"/>
            </w:rPr>
          </w:rPrChange>
        </w:rPr>
        <w:t>EPITARGET (</w:t>
      </w:r>
      <w:proofErr w:type="spellStart"/>
      <w:r w:rsidR="001D6377" w:rsidRPr="005F19B1">
        <w:rPr>
          <w:rStyle w:val="Heading2Char"/>
          <w:rPrChange w:id="833" w:author="Ryan Essex" w:date="2016-02-26T20:00:00Z">
            <w:rPr>
              <w:rFonts w:ascii="Arial" w:hAnsi="Arial" w:cs="Arial"/>
            </w:rPr>
          </w:rPrChange>
        </w:rPr>
        <w:t>Merab</w:t>
      </w:r>
      <w:proofErr w:type="spellEnd"/>
      <w:r w:rsidR="001D6377" w:rsidRPr="005F19B1">
        <w:rPr>
          <w:rStyle w:val="Heading2Char"/>
          <w:rPrChange w:id="834" w:author="Ryan Essex" w:date="2016-02-26T20:00:00Z">
            <w:rPr>
              <w:rFonts w:ascii="Arial" w:hAnsi="Arial" w:cs="Arial"/>
            </w:rPr>
          </w:rPrChange>
        </w:rPr>
        <w:t xml:space="preserve"> </w:t>
      </w:r>
      <w:proofErr w:type="spellStart"/>
      <w:r w:rsidR="001D6377" w:rsidRPr="005F19B1">
        <w:rPr>
          <w:rStyle w:val="Heading2Char"/>
          <w:rPrChange w:id="835" w:author="Ryan Essex" w:date="2016-02-26T20:00:00Z">
            <w:rPr>
              <w:rFonts w:ascii="Arial" w:hAnsi="Arial" w:cs="Arial"/>
            </w:rPr>
          </w:rPrChange>
        </w:rPr>
        <w:t>Kokaia</w:t>
      </w:r>
      <w:proofErr w:type="spellEnd"/>
      <w:r w:rsidR="001D6377" w:rsidRPr="005F19B1">
        <w:rPr>
          <w:rStyle w:val="Heading2Char"/>
          <w:rPrChange w:id="836" w:author="Ryan Essex" w:date="2016-02-26T20:00:00Z">
            <w:rPr>
              <w:rFonts w:ascii="Arial" w:hAnsi="Arial" w:cs="Arial"/>
            </w:rPr>
          </w:rPrChange>
        </w:rPr>
        <w:t>)</w:t>
      </w:r>
      <w:r w:rsidR="00443FDA">
        <w:rPr>
          <w:rStyle w:val="Heading2Char"/>
        </w:rPr>
        <w:t>:</w:t>
      </w:r>
      <w:r w:rsidR="001D6377" w:rsidRPr="008D6C97">
        <w:rPr>
          <w:rFonts w:ascii="Arial" w:hAnsi="Arial" w:cs="Arial"/>
        </w:rPr>
        <w:t xml:space="preserve"> T</w:t>
      </w:r>
      <w:r w:rsidR="001D6377" w:rsidRPr="009A7F4A">
        <w:rPr>
          <w:rStyle w:val="NoSpacingChar"/>
          <w:rPrChange w:id="837" w:author="Ryan Essex" w:date="2016-02-29T10:09:00Z">
            <w:rPr>
              <w:rFonts w:ascii="Arial" w:hAnsi="Arial" w:cs="Arial"/>
            </w:rPr>
          </w:rPrChange>
        </w:rPr>
        <w:t>his</w:t>
      </w:r>
      <w:r w:rsidRPr="009A7F4A">
        <w:rPr>
          <w:rStyle w:val="NoSpacingChar"/>
          <w:rPrChange w:id="838" w:author="Ryan Essex" w:date="2016-02-29T10:09:00Z">
            <w:rPr>
              <w:rFonts w:ascii="Arial" w:hAnsi="Arial" w:cs="Arial"/>
            </w:rPr>
          </w:rPrChange>
        </w:rPr>
        <w:t xml:space="preserve"> large multicenter European Commission-funded study has goals and objectives similar to those of EpiBioS</w:t>
      </w:r>
      <w:r w:rsidR="002F3872" w:rsidRPr="009A7F4A">
        <w:rPr>
          <w:rStyle w:val="NoSpacingChar"/>
          <w:rPrChange w:id="839" w:author="Ryan Essex" w:date="2016-02-29T10:09:00Z">
            <w:rPr>
              <w:rFonts w:ascii="Arial" w:hAnsi="Arial" w:cs="Arial"/>
            </w:rPr>
          </w:rPrChange>
        </w:rPr>
        <w:t>4Rx</w:t>
      </w:r>
      <w:r w:rsidRPr="009A7F4A">
        <w:rPr>
          <w:rStyle w:val="NoSpacingChar"/>
          <w:rPrChange w:id="840" w:author="Ryan Essex" w:date="2016-02-29T10:09:00Z">
            <w:rPr>
              <w:rFonts w:ascii="Arial" w:hAnsi="Arial" w:cs="Arial"/>
            </w:rPr>
          </w:rPrChange>
        </w:rPr>
        <w:t>. EpiBioS</w:t>
      </w:r>
      <w:r w:rsidR="002F3872" w:rsidRPr="009A7F4A">
        <w:rPr>
          <w:rStyle w:val="NoSpacingChar"/>
          <w:rPrChange w:id="841" w:author="Ryan Essex" w:date="2016-02-29T10:09:00Z">
            <w:rPr>
              <w:rFonts w:ascii="Arial" w:hAnsi="Arial" w:cs="Arial"/>
            </w:rPr>
          </w:rPrChange>
        </w:rPr>
        <w:t>4Rx</w:t>
      </w:r>
      <w:r w:rsidRPr="009A7F4A">
        <w:rPr>
          <w:rStyle w:val="NoSpacingChar"/>
          <w:rPrChange w:id="842" w:author="Ryan Essex" w:date="2016-02-29T10:09:00Z">
            <w:rPr>
              <w:rFonts w:ascii="Arial" w:hAnsi="Arial" w:cs="Arial"/>
            </w:rPr>
          </w:rPrChange>
        </w:rPr>
        <w:t xml:space="preserve"> co-P</w:t>
      </w:r>
      <w:r w:rsidR="008062DF" w:rsidRPr="009A7F4A">
        <w:rPr>
          <w:rStyle w:val="NoSpacingChar"/>
          <w:rPrChange w:id="843" w:author="Ryan Essex" w:date="2016-02-29T10:09:00Z">
            <w:rPr>
              <w:rFonts w:ascii="Arial" w:hAnsi="Arial" w:cs="Arial"/>
            </w:rPr>
          </w:rPrChange>
        </w:rPr>
        <w:t>roject Lead</w:t>
      </w:r>
      <w:r w:rsidRPr="009A7F4A">
        <w:rPr>
          <w:rStyle w:val="NoSpacingChar"/>
          <w:rPrChange w:id="844" w:author="Ryan Essex" w:date="2016-02-29T10:09:00Z">
            <w:rPr>
              <w:rFonts w:ascii="Arial" w:hAnsi="Arial" w:cs="Arial"/>
            </w:rPr>
          </w:rPrChange>
        </w:rPr>
        <w:t>, Dr</w:t>
      </w:r>
      <w:r w:rsidR="001D6377" w:rsidRPr="009A7F4A">
        <w:rPr>
          <w:rStyle w:val="NoSpacingChar"/>
          <w:rPrChange w:id="845" w:author="Ryan Essex" w:date="2016-02-29T10:09:00Z">
            <w:rPr>
              <w:rFonts w:ascii="Arial" w:hAnsi="Arial" w:cs="Arial"/>
            </w:rPr>
          </w:rPrChange>
        </w:rPr>
        <w:t xml:space="preserve">. </w:t>
      </w:r>
      <w:proofErr w:type="spellStart"/>
      <w:r w:rsidR="001D6377" w:rsidRPr="009A7F4A">
        <w:rPr>
          <w:rStyle w:val="NoSpacingChar"/>
          <w:rPrChange w:id="846" w:author="Ryan Essex" w:date="2016-02-29T10:09:00Z">
            <w:rPr>
              <w:rFonts w:ascii="Arial" w:hAnsi="Arial" w:cs="Arial"/>
            </w:rPr>
          </w:rPrChange>
        </w:rPr>
        <w:t>Asla</w:t>
      </w:r>
      <w:proofErr w:type="spellEnd"/>
      <w:r w:rsidR="001D6377" w:rsidRPr="009A7F4A">
        <w:rPr>
          <w:rStyle w:val="NoSpacingChar"/>
          <w:rPrChange w:id="847" w:author="Ryan Essex" w:date="2016-02-29T10:09:00Z">
            <w:rPr>
              <w:rFonts w:ascii="Arial" w:hAnsi="Arial" w:cs="Arial"/>
            </w:rPr>
          </w:rPrChange>
        </w:rPr>
        <w:t xml:space="preserve"> Pitkänen, </w:t>
      </w:r>
      <w:r w:rsidR="0084242A" w:rsidRPr="009A7F4A">
        <w:rPr>
          <w:rStyle w:val="NoSpacingChar"/>
          <w:rPrChange w:id="848" w:author="Ryan Essex" w:date="2016-02-29T10:09:00Z">
            <w:rPr>
              <w:rFonts w:ascii="Arial" w:hAnsi="Arial" w:cs="Arial"/>
            </w:rPr>
          </w:rPrChange>
        </w:rPr>
        <w:t xml:space="preserve">is a </w:t>
      </w:r>
      <w:r w:rsidRPr="009A7F4A">
        <w:rPr>
          <w:rStyle w:val="NoSpacingChar"/>
          <w:rPrChange w:id="849" w:author="Ryan Essex" w:date="2016-02-29T10:09:00Z">
            <w:rPr>
              <w:rFonts w:ascii="Arial" w:hAnsi="Arial" w:cs="Arial"/>
            </w:rPr>
          </w:rPrChange>
        </w:rPr>
        <w:t>project PI</w:t>
      </w:r>
      <w:r w:rsidR="002F3872" w:rsidRPr="009A7F4A">
        <w:rPr>
          <w:rStyle w:val="NoSpacingChar"/>
          <w:rPrChange w:id="850" w:author="Ryan Essex" w:date="2016-02-29T10:09:00Z">
            <w:rPr>
              <w:rFonts w:ascii="Arial" w:hAnsi="Arial" w:cs="Arial"/>
            </w:rPr>
          </w:rPrChange>
        </w:rPr>
        <w:t xml:space="preserve"> of EPITARGET,</w:t>
      </w:r>
      <w:r w:rsidRPr="009A7F4A">
        <w:rPr>
          <w:rStyle w:val="NoSpacingChar"/>
          <w:rPrChange w:id="851" w:author="Ryan Essex" w:date="2016-02-29T10:09:00Z">
            <w:rPr>
              <w:rFonts w:ascii="Arial" w:hAnsi="Arial" w:cs="Arial"/>
            </w:rPr>
          </w:rPrChange>
        </w:rPr>
        <w:t xml:space="preserve"> and consultant Dr. </w:t>
      </w:r>
      <w:proofErr w:type="spellStart"/>
      <w:r w:rsidRPr="009A7F4A">
        <w:rPr>
          <w:rStyle w:val="NoSpacingChar"/>
          <w:rPrChange w:id="852" w:author="Ryan Essex" w:date="2016-02-29T10:09:00Z">
            <w:rPr>
              <w:rFonts w:ascii="Arial" w:hAnsi="Arial" w:cs="Arial"/>
            </w:rPr>
          </w:rPrChange>
        </w:rPr>
        <w:t>Merab</w:t>
      </w:r>
      <w:proofErr w:type="spellEnd"/>
      <w:r w:rsidRPr="009A7F4A">
        <w:rPr>
          <w:rStyle w:val="NoSpacingChar"/>
          <w:rPrChange w:id="853" w:author="Ryan Essex" w:date="2016-02-29T10:09:00Z">
            <w:rPr>
              <w:rFonts w:ascii="Arial" w:hAnsi="Arial" w:cs="Arial"/>
            </w:rPr>
          </w:rPrChange>
        </w:rPr>
        <w:t xml:space="preserve"> </w:t>
      </w:r>
      <w:proofErr w:type="spellStart"/>
      <w:r w:rsidRPr="009A7F4A">
        <w:rPr>
          <w:rStyle w:val="NoSpacingChar"/>
          <w:rPrChange w:id="854" w:author="Ryan Essex" w:date="2016-02-29T10:09:00Z">
            <w:rPr>
              <w:rFonts w:ascii="Arial" w:hAnsi="Arial" w:cs="Arial"/>
            </w:rPr>
          </w:rPrChange>
        </w:rPr>
        <w:t>Kokaia</w:t>
      </w:r>
      <w:proofErr w:type="spellEnd"/>
      <w:r w:rsidRPr="009A7F4A">
        <w:rPr>
          <w:rStyle w:val="NoSpacingChar"/>
          <w:rPrChange w:id="855" w:author="Ryan Essex" w:date="2016-02-29T10:09:00Z">
            <w:rPr>
              <w:rFonts w:ascii="Arial" w:hAnsi="Arial" w:cs="Arial"/>
            </w:rPr>
          </w:rPrChange>
        </w:rPr>
        <w:t xml:space="preserve"> is the Director of EPITARGET. Dr. Engel is a member of the EPITARGET Scientific Advisory Board. A cost saving for future research would be realized if the U</w:t>
      </w:r>
      <w:r w:rsidR="00443FDA">
        <w:rPr>
          <w:rStyle w:val="NoSpacingChar"/>
        </w:rPr>
        <w:t>SA</w:t>
      </w:r>
      <w:r w:rsidRPr="009A7F4A">
        <w:rPr>
          <w:rStyle w:val="NoSpacingChar"/>
          <w:rPrChange w:id="856" w:author="Ryan Essex" w:date="2016-02-29T10:09:00Z">
            <w:rPr>
              <w:rFonts w:ascii="Arial" w:hAnsi="Arial" w:cs="Arial"/>
            </w:rPr>
          </w:rPrChange>
        </w:rPr>
        <w:t xml:space="preserve"> and Europe collab</w:t>
      </w:r>
      <w:r w:rsidR="001D6377" w:rsidRPr="009A7F4A">
        <w:rPr>
          <w:rStyle w:val="NoSpacingChar"/>
          <w:rPrChange w:id="857" w:author="Ryan Essex" w:date="2016-02-29T10:09:00Z">
            <w:rPr>
              <w:rFonts w:ascii="Arial" w:hAnsi="Arial" w:cs="Arial"/>
            </w:rPr>
          </w:rPrChange>
        </w:rPr>
        <w:t>orated o</w:t>
      </w:r>
      <w:r w:rsidRPr="009A7F4A">
        <w:rPr>
          <w:rStyle w:val="NoSpacingChar"/>
          <w:rPrChange w:id="858" w:author="Ryan Essex" w:date="2016-02-29T10:09:00Z">
            <w:rPr>
              <w:rFonts w:ascii="Arial" w:hAnsi="Arial" w:cs="Arial"/>
            </w:rPr>
          </w:rPrChange>
        </w:rPr>
        <w:t>n multicenter data collection and analysis of biomarker and antiepileptogenic intervention studies between EPITARGET and EpiBioS</w:t>
      </w:r>
      <w:r w:rsidR="002F3872" w:rsidRPr="009A7F4A">
        <w:rPr>
          <w:rStyle w:val="NoSpacingChar"/>
          <w:rPrChange w:id="859" w:author="Ryan Essex" w:date="2016-02-29T10:09:00Z">
            <w:rPr>
              <w:rFonts w:ascii="Arial" w:hAnsi="Arial" w:cs="Arial"/>
            </w:rPr>
          </w:rPrChange>
        </w:rPr>
        <w:t>4Rx</w:t>
      </w:r>
      <w:r w:rsidRPr="009A7F4A">
        <w:rPr>
          <w:rStyle w:val="NoSpacingChar"/>
          <w:rPrChange w:id="860" w:author="Ryan Essex" w:date="2016-02-29T10:09:00Z">
            <w:rPr>
              <w:rFonts w:ascii="Arial" w:hAnsi="Arial" w:cs="Arial"/>
            </w:rPr>
          </w:rPrChange>
        </w:rPr>
        <w:t>.</w:t>
      </w:r>
    </w:p>
    <w:p w14:paraId="2105CB0F" w14:textId="77777777" w:rsidR="0011683F" w:rsidRPr="008D6C97" w:rsidRDefault="0011683F" w:rsidP="005F5BEF">
      <w:pPr>
        <w:spacing w:afterLines="35" w:after="84"/>
        <w:rPr>
          <w:rFonts w:ascii="Arial" w:hAnsi="Arial" w:cs="Arial"/>
        </w:rPr>
      </w:pPr>
    </w:p>
    <w:p w14:paraId="764BBDFC" w14:textId="522CD848" w:rsidR="0011683F" w:rsidRPr="008D6C97" w:rsidDel="005F19B1" w:rsidRDefault="0011683F" w:rsidP="005F5BEF">
      <w:pPr>
        <w:spacing w:afterLines="35" w:after="84"/>
        <w:rPr>
          <w:del w:id="861" w:author="Ryan Essex" w:date="2016-02-26T20:01:00Z"/>
          <w:rFonts w:ascii="Arial" w:hAnsi="Arial" w:cs="Arial"/>
        </w:rPr>
      </w:pPr>
      <w:del w:id="862" w:author="Ryan Essex" w:date="2016-02-29T10:17:00Z">
        <w:r w:rsidRPr="005F19B1" w:rsidDel="00B65C8B">
          <w:rPr>
            <w:rStyle w:val="Heading2Char"/>
            <w:rPrChange w:id="863" w:author="Ryan Essex" w:date="2016-02-26T20:00:00Z">
              <w:rPr>
                <w:rFonts w:ascii="Arial" w:hAnsi="Arial" w:cs="Arial"/>
              </w:rPr>
            </w:rPrChange>
          </w:rPr>
          <w:delText>B</w:delText>
        </w:r>
      </w:del>
      <w:r w:rsidR="00B93275">
        <w:rPr>
          <w:rStyle w:val="Heading2Char"/>
        </w:rPr>
        <w:t>3</w:t>
      </w:r>
      <w:r w:rsidRPr="005F19B1">
        <w:rPr>
          <w:rStyle w:val="Heading2Char"/>
          <w:rPrChange w:id="864" w:author="Ryan Essex" w:date="2016-02-26T20:00:00Z">
            <w:rPr>
              <w:rFonts w:ascii="Arial" w:hAnsi="Arial" w:cs="Arial"/>
            </w:rPr>
          </w:rPrChange>
        </w:rPr>
        <w:t>.4.5.</w:t>
      </w:r>
      <w:r w:rsidR="001D6377" w:rsidRPr="005F19B1">
        <w:rPr>
          <w:rStyle w:val="Heading2Char"/>
          <w:rPrChange w:id="865" w:author="Ryan Essex" w:date="2016-02-26T20:00:00Z">
            <w:rPr>
              <w:rFonts w:ascii="Arial" w:hAnsi="Arial" w:cs="Arial"/>
            </w:rPr>
          </w:rPrChange>
        </w:rPr>
        <w:t>2</w:t>
      </w:r>
      <w:r w:rsidRPr="005F19B1">
        <w:rPr>
          <w:rStyle w:val="Heading2Char"/>
          <w:rPrChange w:id="866" w:author="Ryan Essex" w:date="2016-02-26T20:00:00Z">
            <w:rPr>
              <w:rFonts w:ascii="Arial" w:hAnsi="Arial" w:cs="Arial"/>
            </w:rPr>
          </w:rPrChange>
        </w:rPr>
        <w:t>. FEBSTAT (</w:t>
      </w:r>
      <w:proofErr w:type="spellStart"/>
      <w:r w:rsidRPr="005F19B1">
        <w:rPr>
          <w:rStyle w:val="Heading2Char"/>
          <w:rPrChange w:id="867" w:author="Ryan Essex" w:date="2016-02-26T20:00:00Z">
            <w:rPr>
              <w:rFonts w:ascii="Arial" w:hAnsi="Arial" w:cs="Arial"/>
            </w:rPr>
          </w:rPrChange>
        </w:rPr>
        <w:t>Shlomo</w:t>
      </w:r>
      <w:proofErr w:type="spellEnd"/>
      <w:r w:rsidRPr="005F19B1">
        <w:rPr>
          <w:rStyle w:val="Heading2Char"/>
          <w:rPrChange w:id="868" w:author="Ryan Essex" w:date="2016-02-26T20:00:00Z">
            <w:rPr>
              <w:rFonts w:ascii="Arial" w:hAnsi="Arial" w:cs="Arial"/>
            </w:rPr>
          </w:rPrChange>
        </w:rPr>
        <w:t xml:space="preserve"> </w:t>
      </w:r>
      <w:proofErr w:type="spellStart"/>
      <w:r w:rsidRPr="005F19B1">
        <w:rPr>
          <w:rStyle w:val="Heading2Char"/>
          <w:rPrChange w:id="869" w:author="Ryan Essex" w:date="2016-02-26T20:00:00Z">
            <w:rPr>
              <w:rFonts w:ascii="Arial" w:hAnsi="Arial" w:cs="Arial"/>
            </w:rPr>
          </w:rPrChange>
        </w:rPr>
        <w:t>Shinnar</w:t>
      </w:r>
      <w:proofErr w:type="spellEnd"/>
      <w:r w:rsidRPr="005F19B1">
        <w:rPr>
          <w:rStyle w:val="Heading2Char"/>
          <w:rPrChange w:id="870" w:author="Ryan Essex" w:date="2016-02-26T20:00:00Z">
            <w:rPr>
              <w:rFonts w:ascii="Arial" w:hAnsi="Arial" w:cs="Arial"/>
            </w:rPr>
          </w:rPrChange>
        </w:rPr>
        <w:t>):</w:t>
      </w:r>
      <w:r w:rsidRPr="009A7F4A">
        <w:rPr>
          <w:rStyle w:val="NoSpacingChar"/>
          <w:rPrChange w:id="871" w:author="Ryan Essex" w:date="2016-02-29T10:09:00Z">
            <w:rPr>
              <w:rFonts w:ascii="Arial" w:hAnsi="Arial" w:cs="Arial"/>
            </w:rPr>
          </w:rPrChange>
        </w:rPr>
        <w:t xml:space="preserve"> This NINDS funded study (R01NS043209) to characterize the deve</w:t>
      </w:r>
      <w:r w:rsidRPr="009A7F4A">
        <w:rPr>
          <w:rStyle w:val="NoSpacingChar"/>
          <w:rPrChange w:id="872" w:author="Ryan Essex" w:date="2016-02-29T10:09:00Z">
            <w:rPr>
              <w:rFonts w:ascii="Arial" w:hAnsi="Arial" w:cs="Arial"/>
            </w:rPr>
          </w:rPrChange>
        </w:rPr>
        <w:t>l</w:t>
      </w:r>
      <w:r w:rsidRPr="009A7F4A">
        <w:rPr>
          <w:rStyle w:val="NoSpacingChar"/>
          <w:rPrChange w:id="873" w:author="Ryan Essex" w:date="2016-02-29T10:09:00Z">
            <w:rPr>
              <w:rFonts w:ascii="Arial" w:hAnsi="Arial" w:cs="Arial"/>
            </w:rPr>
          </w:rPrChange>
        </w:rPr>
        <w:t xml:space="preserve">opment of epilepsy after febrile status </w:t>
      </w:r>
      <w:proofErr w:type="spellStart"/>
      <w:r w:rsidRPr="009A7F4A">
        <w:rPr>
          <w:rStyle w:val="NoSpacingChar"/>
          <w:rPrChange w:id="874" w:author="Ryan Essex" w:date="2016-02-29T10:09:00Z">
            <w:rPr>
              <w:rFonts w:ascii="Arial" w:hAnsi="Arial" w:cs="Arial"/>
            </w:rPr>
          </w:rPrChange>
        </w:rPr>
        <w:t>epilepticus</w:t>
      </w:r>
      <w:proofErr w:type="spellEnd"/>
      <w:r w:rsidRPr="009A7F4A">
        <w:rPr>
          <w:rStyle w:val="NoSpacingChar"/>
          <w:rPrChange w:id="875" w:author="Ryan Essex" w:date="2016-02-29T10:09:00Z">
            <w:rPr>
              <w:rFonts w:ascii="Arial" w:hAnsi="Arial" w:cs="Arial"/>
            </w:rPr>
          </w:rPrChange>
        </w:rPr>
        <w:t xml:space="preserve"> in children has MRI, EEG, and molecular data available for bioinformatics an</w:t>
      </w:r>
      <w:r w:rsidR="00637641" w:rsidRPr="009A7F4A">
        <w:rPr>
          <w:rStyle w:val="NoSpacingChar"/>
          <w:rPrChange w:id="876" w:author="Ryan Essex" w:date="2016-02-29T10:09:00Z">
            <w:rPr>
              <w:rFonts w:ascii="Arial" w:hAnsi="Arial" w:cs="Arial"/>
            </w:rPr>
          </w:rPrChange>
        </w:rPr>
        <w:t>alysis</w:t>
      </w:r>
      <w:r w:rsidRPr="00C85B70">
        <w:rPr>
          <w:rFonts w:ascii="Arial" w:hAnsi="Arial" w:cs="Arial"/>
        </w:rPr>
        <w:t>.</w:t>
      </w:r>
      <w:r w:rsidR="00CC4F9A">
        <w:rPr>
          <w:rFonts w:ascii="Arial" w:hAnsi="Arial" w:cs="Arial"/>
          <w:vertAlign w:val="superscript"/>
        </w:rPr>
        <w:t>3</w:t>
      </w:r>
      <w:r w:rsidR="0059455F">
        <w:rPr>
          <w:rFonts w:ascii="Arial" w:hAnsi="Arial" w:cs="Arial"/>
          <w:vertAlign w:val="superscript"/>
        </w:rPr>
        <w:t>5</w:t>
      </w:r>
      <w:r w:rsidR="00CC4F9A" w:rsidRPr="00F179AC">
        <w:rPr>
          <w:rFonts w:ascii="Arial" w:hAnsi="Arial" w:cs="Arial"/>
          <w:highlight w:val="yellow"/>
        </w:rPr>
        <w:t xml:space="preserve"> </w:t>
      </w:r>
    </w:p>
    <w:p w14:paraId="52C46DF2" w14:textId="77777777" w:rsidR="0011683F" w:rsidRPr="008D6C97" w:rsidRDefault="0011683F" w:rsidP="005F5BEF">
      <w:pPr>
        <w:spacing w:afterLines="35" w:after="84"/>
        <w:rPr>
          <w:rFonts w:ascii="Arial" w:hAnsi="Arial" w:cs="Arial"/>
        </w:rPr>
      </w:pPr>
    </w:p>
    <w:p w14:paraId="54BAD16D" w14:textId="659B8472" w:rsidR="0011683F" w:rsidRPr="008D6C97" w:rsidRDefault="0011683F" w:rsidP="005F5BEF">
      <w:pPr>
        <w:spacing w:afterLines="35" w:after="84"/>
        <w:rPr>
          <w:rFonts w:ascii="Arial" w:hAnsi="Arial" w:cs="Arial"/>
        </w:rPr>
      </w:pPr>
      <w:del w:id="877" w:author="Ryan Essex" w:date="2016-02-29T10:17:00Z">
        <w:r w:rsidRPr="005F19B1" w:rsidDel="00B65C8B">
          <w:rPr>
            <w:rStyle w:val="Heading2Char"/>
            <w:rPrChange w:id="878" w:author="Ryan Essex" w:date="2016-02-26T20:00:00Z">
              <w:rPr>
                <w:rFonts w:ascii="Arial" w:hAnsi="Arial" w:cs="Arial"/>
              </w:rPr>
            </w:rPrChange>
          </w:rPr>
          <w:delText>B</w:delText>
        </w:r>
      </w:del>
      <w:r w:rsidR="00B93275">
        <w:rPr>
          <w:rStyle w:val="Heading2Char"/>
        </w:rPr>
        <w:t>3</w:t>
      </w:r>
      <w:r w:rsidRPr="005F19B1">
        <w:rPr>
          <w:rStyle w:val="Heading2Char"/>
          <w:rPrChange w:id="879" w:author="Ryan Essex" w:date="2016-02-26T20:00:00Z">
            <w:rPr>
              <w:rFonts w:ascii="Arial" w:hAnsi="Arial" w:cs="Arial"/>
            </w:rPr>
          </w:rPrChange>
        </w:rPr>
        <w:t>.4.5.</w:t>
      </w:r>
      <w:r w:rsidR="001D6377" w:rsidRPr="005F19B1">
        <w:rPr>
          <w:rStyle w:val="Heading2Char"/>
          <w:rPrChange w:id="880" w:author="Ryan Essex" w:date="2016-02-26T20:00:00Z">
            <w:rPr>
              <w:rFonts w:ascii="Arial" w:hAnsi="Arial" w:cs="Arial"/>
            </w:rPr>
          </w:rPrChange>
        </w:rPr>
        <w:t>3</w:t>
      </w:r>
      <w:r w:rsidRPr="005F19B1">
        <w:rPr>
          <w:rStyle w:val="Heading2Char"/>
          <w:rPrChange w:id="881" w:author="Ryan Essex" w:date="2016-02-26T20:00:00Z">
            <w:rPr>
              <w:rFonts w:ascii="Arial" w:hAnsi="Arial" w:cs="Arial"/>
            </w:rPr>
          </w:rPrChange>
        </w:rPr>
        <w:t xml:space="preserve">. Cerebral Malaria (Gretchen </w:t>
      </w:r>
      <w:proofErr w:type="spellStart"/>
      <w:r w:rsidRPr="005F19B1">
        <w:rPr>
          <w:rStyle w:val="Heading2Char"/>
          <w:rPrChange w:id="882" w:author="Ryan Essex" w:date="2016-02-26T20:00:00Z">
            <w:rPr>
              <w:rFonts w:ascii="Arial" w:hAnsi="Arial" w:cs="Arial"/>
            </w:rPr>
          </w:rPrChange>
        </w:rPr>
        <w:t>Birbeck</w:t>
      </w:r>
      <w:proofErr w:type="spellEnd"/>
      <w:r w:rsidRPr="005F19B1">
        <w:rPr>
          <w:rStyle w:val="Heading2Char"/>
          <w:rPrChange w:id="883" w:author="Ryan Essex" w:date="2016-02-26T20:00:00Z">
            <w:rPr>
              <w:rFonts w:ascii="Arial" w:hAnsi="Arial" w:cs="Arial"/>
            </w:rPr>
          </w:rPrChange>
        </w:rPr>
        <w:t>):</w:t>
      </w:r>
      <w:r w:rsidRPr="008D6C97">
        <w:rPr>
          <w:rFonts w:ascii="Arial" w:hAnsi="Arial" w:cs="Arial"/>
        </w:rPr>
        <w:t xml:space="preserve"> </w:t>
      </w:r>
      <w:r w:rsidRPr="009A7F4A">
        <w:rPr>
          <w:rStyle w:val="NoSpacingChar"/>
          <w:rPrChange w:id="884" w:author="Ryan Essex" w:date="2016-02-29T10:09:00Z">
            <w:rPr>
              <w:rFonts w:ascii="Arial" w:hAnsi="Arial" w:cs="Arial"/>
            </w:rPr>
          </w:rPrChange>
        </w:rPr>
        <w:t>This NINDS funded study (R01NS0774</w:t>
      </w:r>
      <w:r w:rsidR="0031016E" w:rsidRPr="009A7F4A">
        <w:rPr>
          <w:rStyle w:val="NoSpacingChar"/>
          <w:rPrChange w:id="885" w:author="Ryan Essex" w:date="2016-02-29T10:09:00Z">
            <w:rPr>
              <w:rFonts w:ascii="Arial" w:hAnsi="Arial" w:cs="Arial"/>
            </w:rPr>
          </w:rPrChange>
        </w:rPr>
        <w:t xml:space="preserve">409) to investigate </w:t>
      </w:r>
      <w:r w:rsidR="002F3872" w:rsidRPr="009A7F4A">
        <w:rPr>
          <w:rStyle w:val="NoSpacingChar"/>
          <w:rPrChange w:id="886" w:author="Ryan Essex" w:date="2016-02-29T10:09:00Z">
            <w:rPr>
              <w:rFonts w:ascii="Arial" w:hAnsi="Arial" w:cs="Arial"/>
            </w:rPr>
          </w:rPrChange>
        </w:rPr>
        <w:t>if</w:t>
      </w:r>
      <w:r w:rsidR="0031016E" w:rsidRPr="009A7F4A">
        <w:rPr>
          <w:rStyle w:val="NoSpacingChar"/>
          <w:rPrChange w:id="887" w:author="Ryan Essex" w:date="2016-02-29T10:09:00Z">
            <w:rPr>
              <w:rFonts w:ascii="Arial" w:hAnsi="Arial" w:cs="Arial"/>
            </w:rPr>
          </w:rPrChange>
        </w:rPr>
        <w:t xml:space="preserve"> </w:t>
      </w:r>
      <w:proofErr w:type="spellStart"/>
      <w:r w:rsidR="0031016E" w:rsidRPr="009A7F4A">
        <w:rPr>
          <w:rStyle w:val="NoSpacingChar"/>
          <w:rPrChange w:id="888" w:author="Ryan Essex" w:date="2016-02-29T10:09:00Z">
            <w:rPr>
              <w:rFonts w:ascii="Arial" w:hAnsi="Arial" w:cs="Arial"/>
            </w:rPr>
          </w:rPrChange>
        </w:rPr>
        <w:t>leveti</w:t>
      </w:r>
      <w:r w:rsidRPr="009A7F4A">
        <w:rPr>
          <w:rStyle w:val="NoSpacingChar"/>
          <w:rPrChange w:id="889" w:author="Ryan Essex" w:date="2016-02-29T10:09:00Z">
            <w:rPr>
              <w:rFonts w:ascii="Arial" w:hAnsi="Arial" w:cs="Arial"/>
            </w:rPr>
          </w:rPrChange>
        </w:rPr>
        <w:t>racetam</w:t>
      </w:r>
      <w:proofErr w:type="spellEnd"/>
      <w:r w:rsidRPr="009A7F4A">
        <w:rPr>
          <w:rStyle w:val="NoSpacingChar"/>
          <w:rPrChange w:id="890" w:author="Ryan Essex" w:date="2016-02-29T10:09:00Z">
            <w:rPr>
              <w:rFonts w:ascii="Arial" w:hAnsi="Arial" w:cs="Arial"/>
            </w:rPr>
          </w:rPrChange>
        </w:rPr>
        <w:t xml:space="preserve"> has an antiepileptogenic effect in children with cerebral malaria </w:t>
      </w:r>
      <w:r w:rsidR="00907DE1" w:rsidRPr="009A7F4A">
        <w:rPr>
          <w:rStyle w:val="NoSpacingChar"/>
          <w:rPrChange w:id="891" w:author="Ryan Essex" w:date="2016-02-29T10:09:00Z">
            <w:rPr>
              <w:rFonts w:ascii="Arial" w:hAnsi="Arial" w:cs="Arial"/>
            </w:rPr>
          </w:rPrChange>
        </w:rPr>
        <w:t>has EEG</w:t>
      </w:r>
      <w:r w:rsidRPr="009A7F4A">
        <w:rPr>
          <w:rStyle w:val="NoSpacingChar"/>
          <w:rPrChange w:id="892" w:author="Ryan Essex" w:date="2016-02-29T10:09:00Z">
            <w:rPr>
              <w:rFonts w:ascii="Arial" w:hAnsi="Arial" w:cs="Arial"/>
            </w:rPr>
          </w:rPrChange>
        </w:rPr>
        <w:t xml:space="preserve"> and molecular data available for bioinformatics analysis</w:t>
      </w:r>
      <w:r w:rsidR="00582D8A" w:rsidRPr="009A7F4A">
        <w:rPr>
          <w:rStyle w:val="NoSpacingChar"/>
          <w:rPrChange w:id="893" w:author="Ryan Essex" w:date="2016-02-29T10:09:00Z">
            <w:rPr>
              <w:rFonts w:ascii="Arial" w:hAnsi="Arial" w:cs="Arial"/>
            </w:rPr>
          </w:rPrChange>
        </w:rPr>
        <w:t>.</w:t>
      </w:r>
    </w:p>
    <w:p w14:paraId="1E012DBF" w14:textId="1538F7CA" w:rsidR="0011683F" w:rsidRPr="008D6C97" w:rsidDel="005F19B1" w:rsidRDefault="0011683F">
      <w:pPr>
        <w:pStyle w:val="Heading2"/>
        <w:spacing w:afterLines="35" w:after="84"/>
        <w:rPr>
          <w:del w:id="894" w:author="Ryan Essex" w:date="2016-02-26T20:01:00Z"/>
        </w:rPr>
        <w:pPrChange w:id="895" w:author="Ryan Essex" w:date="2016-02-26T20:01:00Z">
          <w:pPr/>
        </w:pPrChange>
      </w:pPr>
    </w:p>
    <w:p w14:paraId="2E44C87D" w14:textId="7C7769D4" w:rsidR="0011683F" w:rsidRPr="00957A7E" w:rsidDel="005F19B1" w:rsidRDefault="0011683F">
      <w:pPr>
        <w:pStyle w:val="Heading2"/>
        <w:spacing w:afterLines="35" w:after="84"/>
        <w:rPr>
          <w:del w:id="896" w:author="Ryan Essex" w:date="2016-02-26T20:01:00Z"/>
        </w:rPr>
        <w:pPrChange w:id="897" w:author="Ryan Essex" w:date="2016-02-26T20:01:00Z">
          <w:pPr/>
        </w:pPrChange>
      </w:pPr>
      <w:del w:id="898" w:author="Ryan Essex" w:date="2016-02-29T10:17:00Z">
        <w:r w:rsidRPr="008D6C97" w:rsidDel="00B65C8B">
          <w:delText>B</w:delText>
        </w:r>
      </w:del>
      <w:r w:rsidR="00B93275">
        <w:t>3</w:t>
      </w:r>
      <w:r w:rsidRPr="008D6C97">
        <w:t>.4.5.</w:t>
      </w:r>
      <w:r w:rsidR="001D6377" w:rsidRPr="008D6C97">
        <w:t>4</w:t>
      </w:r>
      <w:r w:rsidR="008D6C97" w:rsidRPr="008D6C97">
        <w:t xml:space="preserve">. </w:t>
      </w:r>
      <w:proofErr w:type="spellStart"/>
      <w:r w:rsidR="008D6C97" w:rsidRPr="008D6C97">
        <w:t>Neurocysticercosis</w:t>
      </w:r>
      <w:proofErr w:type="spellEnd"/>
      <w:r w:rsidRPr="008D6C97">
        <w:t xml:space="preserve"> (Hector Garcia and Oscar Del </w:t>
      </w:r>
      <w:proofErr w:type="spellStart"/>
      <w:r w:rsidRPr="008D6C97">
        <w:t>Brutto</w:t>
      </w:r>
      <w:proofErr w:type="spellEnd"/>
      <w:r w:rsidRPr="008D6C97">
        <w:t xml:space="preserve">): A recent </w:t>
      </w:r>
      <w:r w:rsidR="00957A7E">
        <w:t xml:space="preserve">R21 </w:t>
      </w:r>
      <w:r w:rsidRPr="008D6C97">
        <w:t xml:space="preserve">NINDS workshop identified </w:t>
      </w:r>
      <w:proofErr w:type="spellStart"/>
      <w:r w:rsidRPr="008D6C97">
        <w:t>neurocysticercosis</w:t>
      </w:r>
      <w:proofErr w:type="spellEnd"/>
      <w:r w:rsidRPr="008D6C97">
        <w:t xml:space="preserve"> as a model to study epileptogene</w:t>
      </w:r>
      <w:r w:rsidR="00813FC0" w:rsidRPr="008D6C97">
        <w:t>sis in humans</w:t>
      </w:r>
      <w:proofErr w:type="gramStart"/>
      <w:r w:rsidR="002F3872">
        <w:t>,</w:t>
      </w:r>
      <w:r w:rsidR="00CC4F9A">
        <w:rPr>
          <w:vertAlign w:val="superscript"/>
        </w:rPr>
        <w:t>6</w:t>
      </w:r>
      <w:r w:rsidR="007B2B67">
        <w:rPr>
          <w:vertAlign w:val="superscript"/>
        </w:rPr>
        <w:t>9</w:t>
      </w:r>
      <w:proofErr w:type="gramEnd"/>
      <w:r w:rsidR="00CC4F9A" w:rsidRPr="008D6C97">
        <w:t xml:space="preserve"> </w:t>
      </w:r>
      <w:r w:rsidRPr="008D6C97">
        <w:t xml:space="preserve">and an </w:t>
      </w:r>
      <w:r w:rsidR="00957A7E" w:rsidRPr="008D6C97">
        <w:t>R</w:t>
      </w:r>
      <w:r w:rsidR="00957A7E">
        <w:t>2</w:t>
      </w:r>
      <w:r w:rsidR="00957A7E" w:rsidRPr="008D6C97">
        <w:t xml:space="preserve">1 </w:t>
      </w:r>
      <w:r w:rsidRPr="008D6C97">
        <w:t xml:space="preserve">proposal </w:t>
      </w:r>
      <w:r w:rsidR="00957A7E">
        <w:t>has been submitted</w:t>
      </w:r>
      <w:r w:rsidRPr="008D6C97">
        <w:t xml:space="preserve"> to study </w:t>
      </w:r>
      <w:r w:rsidR="000025B9" w:rsidRPr="008D6C97">
        <w:t xml:space="preserve">the time course of </w:t>
      </w:r>
      <w:r w:rsidRPr="008D6C97">
        <w:t xml:space="preserve">epileptogenesis in a large cohort of </w:t>
      </w:r>
      <w:r w:rsidR="000025B9" w:rsidRPr="008D6C97">
        <w:t>subjects with</w:t>
      </w:r>
      <w:r w:rsidRPr="008D6C97">
        <w:t xml:space="preserve"> </w:t>
      </w:r>
      <w:r w:rsidR="000025B9" w:rsidRPr="008D6C97">
        <w:t xml:space="preserve">single cysts </w:t>
      </w:r>
      <w:r w:rsidRPr="008D6C97">
        <w:t>that would provide MRI, EEG</w:t>
      </w:r>
      <w:r w:rsidR="002F3872">
        <w:t>,</w:t>
      </w:r>
      <w:r w:rsidRPr="008D6C97">
        <w:t xml:space="preserve"> and molecular data for bioinformatics a</w:t>
      </w:r>
      <w:r w:rsidR="00E009C1" w:rsidRPr="008D6C97">
        <w:t>nalysis.</w:t>
      </w:r>
      <w:r w:rsidR="007B2B67">
        <w:rPr>
          <w:vertAlign w:val="superscript"/>
        </w:rPr>
        <w:t>20,21</w:t>
      </w:r>
      <w:r w:rsidR="00161F96">
        <w:rPr>
          <w:vertAlign w:val="superscript"/>
        </w:rPr>
        <w:t xml:space="preserve"> </w:t>
      </w:r>
      <w:r w:rsidR="00957A7E">
        <w:t>Dr. Engel is a co-investigator on this project.</w:t>
      </w:r>
    </w:p>
    <w:p w14:paraId="1FCC1D8F" w14:textId="77777777" w:rsidR="0011683F" w:rsidRPr="008D6C97" w:rsidRDefault="0011683F">
      <w:pPr>
        <w:pStyle w:val="Heading2"/>
        <w:spacing w:afterLines="35" w:after="84"/>
        <w:pPrChange w:id="899" w:author="Ryan Essex" w:date="2016-02-26T20:01:00Z">
          <w:pPr/>
        </w:pPrChange>
      </w:pPr>
    </w:p>
    <w:p w14:paraId="7496A8A0" w14:textId="5AE8608D" w:rsidR="0011683F" w:rsidRPr="008D6C97" w:rsidRDefault="0011683F" w:rsidP="005F5BEF">
      <w:pPr>
        <w:spacing w:afterLines="35" w:after="84"/>
        <w:rPr>
          <w:rFonts w:ascii="Arial" w:hAnsi="Arial" w:cs="Arial"/>
        </w:rPr>
      </w:pPr>
      <w:del w:id="900" w:author="Ryan Essex" w:date="2016-02-29T10:17:00Z">
        <w:r w:rsidRPr="00D94DB3" w:rsidDel="00B65C8B">
          <w:rPr>
            <w:rStyle w:val="Heading2Char"/>
            <w:rPrChange w:id="901" w:author="Ryan Essex" w:date="2016-02-26T20:01:00Z">
              <w:rPr>
                <w:rFonts w:ascii="Arial" w:hAnsi="Arial" w:cs="Arial"/>
              </w:rPr>
            </w:rPrChange>
          </w:rPr>
          <w:delText>B</w:delText>
        </w:r>
      </w:del>
      <w:r w:rsidR="00B93275">
        <w:rPr>
          <w:rStyle w:val="Heading2Char"/>
        </w:rPr>
        <w:t>3</w:t>
      </w:r>
      <w:r w:rsidRPr="00D94DB3">
        <w:rPr>
          <w:rStyle w:val="Heading2Char"/>
          <w:rPrChange w:id="902" w:author="Ryan Essex" w:date="2016-02-26T20:01:00Z">
            <w:rPr>
              <w:rFonts w:ascii="Arial" w:hAnsi="Arial" w:cs="Arial"/>
            </w:rPr>
          </w:rPrChange>
        </w:rPr>
        <w:t>.4.5.</w:t>
      </w:r>
      <w:r w:rsidR="001D6377" w:rsidRPr="00D94DB3">
        <w:rPr>
          <w:rStyle w:val="Heading2Char"/>
          <w:rPrChange w:id="903" w:author="Ryan Essex" w:date="2016-02-26T20:01:00Z">
            <w:rPr>
              <w:rFonts w:ascii="Arial" w:hAnsi="Arial" w:cs="Arial"/>
            </w:rPr>
          </w:rPrChange>
        </w:rPr>
        <w:t>5</w:t>
      </w:r>
      <w:r w:rsidRPr="00D94DB3">
        <w:rPr>
          <w:rStyle w:val="Heading2Char"/>
          <w:rPrChange w:id="904" w:author="Ryan Essex" w:date="2016-02-26T20:01:00Z">
            <w:rPr>
              <w:rFonts w:ascii="Arial" w:hAnsi="Arial" w:cs="Arial"/>
            </w:rPr>
          </w:rPrChange>
        </w:rPr>
        <w:t>. The Human Epilepsy Project (Jacqueline</w:t>
      </w:r>
      <w:r w:rsidR="00A86A71" w:rsidRPr="00D94DB3">
        <w:rPr>
          <w:rStyle w:val="Heading2Char"/>
          <w:rPrChange w:id="905" w:author="Ryan Essex" w:date="2016-02-26T20:01:00Z">
            <w:rPr>
              <w:rFonts w:ascii="Arial" w:hAnsi="Arial" w:cs="Arial"/>
            </w:rPr>
          </w:rPrChange>
        </w:rPr>
        <w:t xml:space="preserve"> French):</w:t>
      </w:r>
      <w:r w:rsidR="00A86A71" w:rsidRPr="009A7F4A">
        <w:rPr>
          <w:rStyle w:val="NoSpacingChar"/>
          <w:rPrChange w:id="906" w:author="Ryan Essex" w:date="2016-02-29T10:08:00Z">
            <w:rPr>
              <w:rFonts w:ascii="Arial" w:hAnsi="Arial" w:cs="Arial"/>
            </w:rPr>
          </w:rPrChange>
        </w:rPr>
        <w:t xml:space="preserve"> The privately funded Human Epilepsy P</w:t>
      </w:r>
      <w:r w:rsidRPr="009A7F4A">
        <w:rPr>
          <w:rStyle w:val="NoSpacingChar"/>
          <w:rPrChange w:id="907" w:author="Ryan Essex" w:date="2016-02-29T10:08:00Z">
            <w:rPr>
              <w:rFonts w:ascii="Arial" w:hAnsi="Arial" w:cs="Arial"/>
            </w:rPr>
          </w:rPrChange>
        </w:rPr>
        <w:t>roject (HEP)</w:t>
      </w:r>
      <w:r w:rsidR="002F3872" w:rsidRPr="009A7F4A">
        <w:rPr>
          <w:rStyle w:val="NoSpacingChar"/>
          <w:rPrChange w:id="908" w:author="Ryan Essex" w:date="2016-02-29T10:08:00Z">
            <w:rPr>
              <w:rFonts w:ascii="Arial" w:hAnsi="Arial" w:cs="Arial"/>
            </w:rPr>
          </w:rPrChange>
        </w:rPr>
        <w:t>,</w:t>
      </w:r>
      <w:r w:rsidRPr="009A7F4A">
        <w:rPr>
          <w:rStyle w:val="NoSpacingChar"/>
          <w:rPrChange w:id="909" w:author="Ryan Essex" w:date="2016-02-29T10:08:00Z">
            <w:rPr>
              <w:rFonts w:ascii="Arial" w:hAnsi="Arial" w:cs="Arial"/>
            </w:rPr>
          </w:rPrChange>
        </w:rPr>
        <w:t xml:space="preserve"> </w:t>
      </w:r>
      <w:r w:rsidR="00B65C8B" w:rsidRPr="009A7F4A">
        <w:rPr>
          <w:rStyle w:val="NoSpacingChar"/>
          <w:rPrChange w:id="910" w:author="Ryan Essex" w:date="2016-02-29T10:08:00Z">
            <w:rPr>
              <w:rStyle w:val="Hyperlink"/>
              <w:rFonts w:ascii="Arial" w:hAnsi="Arial" w:cs="Arial"/>
            </w:rPr>
          </w:rPrChange>
        </w:rPr>
        <w:fldChar w:fldCharType="begin"/>
      </w:r>
      <w:r w:rsidR="00B65C8B" w:rsidRPr="009A7F4A">
        <w:rPr>
          <w:rStyle w:val="NoSpacingChar"/>
          <w:rPrChange w:id="911" w:author="Ryan Essex" w:date="2016-02-29T10:08:00Z">
            <w:rPr/>
          </w:rPrChange>
        </w:rPr>
        <w:instrText xml:space="preserve"> HYPERLINK "http://humanepilepsyproject.org" </w:instrText>
      </w:r>
      <w:r w:rsidR="00B65C8B" w:rsidRPr="009A7F4A">
        <w:rPr>
          <w:rStyle w:val="NoSpacingChar"/>
          <w:rPrChange w:id="912" w:author="Ryan Essex" w:date="2016-02-29T10:08:00Z">
            <w:rPr>
              <w:rStyle w:val="Hyperlink"/>
              <w:rFonts w:ascii="Arial" w:hAnsi="Arial" w:cs="Arial"/>
            </w:rPr>
          </w:rPrChange>
        </w:rPr>
        <w:fldChar w:fldCharType="separate"/>
      </w:r>
      <w:r w:rsidRPr="009A7F4A">
        <w:rPr>
          <w:rStyle w:val="NoSpacingChar"/>
          <w:rPrChange w:id="913" w:author="Ryan Essex" w:date="2016-02-29T10:08:00Z">
            <w:rPr>
              <w:rStyle w:val="Hyperlink"/>
              <w:rFonts w:ascii="Arial" w:hAnsi="Arial" w:cs="Arial"/>
            </w:rPr>
          </w:rPrChange>
        </w:rPr>
        <w:t>http://humanepilepsyproject.org</w:t>
      </w:r>
      <w:r w:rsidR="00B65C8B" w:rsidRPr="009A7F4A">
        <w:rPr>
          <w:rStyle w:val="NoSpacingChar"/>
          <w:rPrChange w:id="914" w:author="Ryan Essex" w:date="2016-02-29T10:08:00Z">
            <w:rPr>
              <w:rStyle w:val="Hyperlink"/>
              <w:rFonts w:ascii="Arial" w:hAnsi="Arial" w:cs="Arial"/>
            </w:rPr>
          </w:rPrChange>
        </w:rPr>
        <w:fldChar w:fldCharType="end"/>
      </w:r>
      <w:r w:rsidR="002F3872" w:rsidRPr="009A7F4A">
        <w:rPr>
          <w:rStyle w:val="NoSpacingChar"/>
          <w:rPrChange w:id="915" w:author="Ryan Essex" w:date="2016-02-29T10:08:00Z">
            <w:rPr>
              <w:rFonts w:ascii="Arial" w:hAnsi="Arial" w:cs="Arial"/>
            </w:rPr>
          </w:rPrChange>
        </w:rPr>
        <w:t>,</w:t>
      </w:r>
      <w:r w:rsidRPr="009A7F4A">
        <w:rPr>
          <w:rStyle w:val="NoSpacingChar"/>
          <w:rPrChange w:id="916" w:author="Ryan Essex" w:date="2016-02-29T10:08:00Z">
            <w:rPr>
              <w:rFonts w:ascii="Arial" w:hAnsi="Arial" w:cs="Arial"/>
            </w:rPr>
          </w:rPrChange>
        </w:rPr>
        <w:t xml:space="preserve"> intends to enroll 500 patients with new-onset epilepsy from 26 ac</w:t>
      </w:r>
      <w:r w:rsidRPr="009A7F4A">
        <w:rPr>
          <w:rStyle w:val="NoSpacingChar"/>
          <w:rPrChange w:id="917" w:author="Ryan Essex" w:date="2016-02-29T10:08:00Z">
            <w:rPr>
              <w:rFonts w:ascii="Arial" w:hAnsi="Arial" w:cs="Arial"/>
            </w:rPr>
          </w:rPrChange>
        </w:rPr>
        <w:t>a</w:t>
      </w:r>
      <w:r w:rsidRPr="009A7F4A">
        <w:rPr>
          <w:rStyle w:val="NoSpacingChar"/>
          <w:rPrChange w:id="918" w:author="Ryan Essex" w:date="2016-02-29T10:08:00Z">
            <w:rPr>
              <w:rFonts w:ascii="Arial" w:hAnsi="Arial" w:cs="Arial"/>
            </w:rPr>
          </w:rPrChange>
        </w:rPr>
        <w:t>demic centers to identify clinical characteristics and biomarkers that predict disease progression. Data will be available to compare features of epileptogenesis after an initial insult with those that underlie epileptogenic progression once spontaneous seizures occur.</w:t>
      </w:r>
    </w:p>
    <w:p w14:paraId="0DABE815" w14:textId="262C28DC" w:rsidR="0011683F" w:rsidRPr="008D6C97" w:rsidRDefault="0011683F" w:rsidP="005F5BEF">
      <w:pPr>
        <w:spacing w:afterLines="35" w:after="84"/>
        <w:rPr>
          <w:rFonts w:ascii="Arial" w:hAnsi="Arial" w:cs="Arial"/>
        </w:rPr>
      </w:pPr>
    </w:p>
    <w:p w14:paraId="784438BE" w14:textId="148BFD7E" w:rsidR="008268DC" w:rsidRPr="006D34D8" w:rsidRDefault="00E57797">
      <w:pPr>
        <w:pStyle w:val="Heading2"/>
        <w:spacing w:afterLines="35" w:after="84"/>
        <w:pPrChange w:id="919" w:author="Ryan Essex" w:date="2016-02-26T20:01:00Z">
          <w:pPr/>
        </w:pPrChange>
      </w:pPr>
      <w:del w:id="920" w:author="Ryan Essex" w:date="2016-02-29T10:17:00Z">
        <w:r w:rsidDel="00B65C8B">
          <w:delText>B</w:delText>
        </w:r>
      </w:del>
      <w:r w:rsidR="00B93275">
        <w:t>4</w:t>
      </w:r>
      <w:r>
        <w:t xml:space="preserve">. </w:t>
      </w:r>
      <w:r w:rsidR="00261255" w:rsidRPr="008D6C97">
        <w:t>Timeline</w:t>
      </w:r>
    </w:p>
    <w:p w14:paraId="723853E6" w14:textId="68DFA7CE" w:rsidR="001144FA" w:rsidRPr="001144FA" w:rsidRDefault="00922D24" w:rsidP="005F5BEF">
      <w:pPr>
        <w:spacing w:afterLines="35" w:after="84"/>
        <w:ind w:left="360" w:hanging="360"/>
        <w:rPr>
          <w:rFonts w:ascii="Arial" w:hAnsi="Arial" w:cs="Arial"/>
        </w:rPr>
      </w:pPr>
      <w:r>
        <w:rPr>
          <w:rFonts w:ascii="Arial" w:hAnsi="Arial" w:cs="Arial"/>
          <w:noProof/>
        </w:rPr>
        <w:drawing>
          <wp:inline distT="0" distB="0" distL="0" distR="0" wp14:anchorId="53F93274" wp14:editId="4E6A25B9">
            <wp:extent cx="6858000" cy="2188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allTimeline_co_0229201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2188845"/>
                    </a:xfrm>
                    <a:prstGeom prst="rect">
                      <a:avLst/>
                    </a:prstGeom>
                  </pic:spPr>
                </pic:pic>
              </a:graphicData>
            </a:graphic>
          </wp:inline>
        </w:drawing>
      </w:r>
    </w:p>
    <w:p w14:paraId="26686FB4" w14:textId="3166957B" w:rsidR="00922D24" w:rsidRDefault="00922D24" w:rsidP="005F5BEF">
      <w:pPr>
        <w:spacing w:afterLines="35" w:after="84"/>
        <w:ind w:right="-630"/>
        <w:rPr>
          <w:rFonts w:ascii="Arial" w:hAnsi="Arial" w:cs="Arial"/>
          <w:b/>
        </w:rPr>
      </w:pPr>
    </w:p>
    <w:p w14:paraId="52D385B3" w14:textId="64015330" w:rsidR="00E57797" w:rsidRPr="002A0A66" w:rsidRDefault="00B93275" w:rsidP="005F5BEF">
      <w:pPr>
        <w:spacing w:afterLines="35" w:after="84"/>
        <w:ind w:right="-630"/>
        <w:rPr>
          <w:rFonts w:ascii="Arial" w:hAnsi="Arial" w:cs="Arial"/>
          <w:b/>
        </w:rPr>
      </w:pPr>
      <w:r>
        <w:rPr>
          <w:rFonts w:ascii="Arial" w:hAnsi="Arial" w:cs="Arial"/>
          <w:b/>
        </w:rPr>
        <w:t>5</w:t>
      </w:r>
      <w:r w:rsidR="00E57797" w:rsidRPr="002A0A66">
        <w:rPr>
          <w:rFonts w:ascii="Arial" w:hAnsi="Arial" w:cs="Arial"/>
          <w:b/>
        </w:rPr>
        <w:t>. Milestones</w:t>
      </w:r>
    </w:p>
    <w:p w14:paraId="6FAED61C" w14:textId="50965930" w:rsidR="00072F05" w:rsidRPr="002A0A66" w:rsidRDefault="00922D24" w:rsidP="005F5BEF">
      <w:pPr>
        <w:tabs>
          <w:tab w:val="left" w:pos="720"/>
        </w:tabs>
        <w:spacing w:afterLines="35" w:after="84"/>
        <w:ind w:right="-630"/>
        <w:rPr>
          <w:rFonts w:ascii="Arial" w:hAnsi="Arial" w:cs="Arial"/>
          <w:b/>
        </w:rPr>
      </w:pPr>
      <w:r>
        <w:rPr>
          <w:rFonts w:ascii="Arial" w:hAnsi="Arial" w:cs="Arial"/>
          <w:b/>
          <w:noProof/>
        </w:rPr>
        <w:drawing>
          <wp:anchor distT="0" distB="0" distL="114300" distR="114300" simplePos="0" relativeHeight="251685888" behindDoc="0" locked="0" layoutInCell="1" allowOverlap="1" wp14:anchorId="1AE8E415" wp14:editId="2CC8D00B">
            <wp:simplePos x="0" y="0"/>
            <wp:positionH relativeFrom="column">
              <wp:posOffset>0</wp:posOffset>
            </wp:positionH>
            <wp:positionV relativeFrom="paragraph">
              <wp:posOffset>31115</wp:posOffset>
            </wp:positionV>
            <wp:extent cx="6858000" cy="48914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allMilestones_co_0229201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4891405"/>
                    </a:xfrm>
                    <a:prstGeom prst="rect">
                      <a:avLst/>
                    </a:prstGeom>
                  </pic:spPr>
                </pic:pic>
              </a:graphicData>
            </a:graphic>
            <wp14:sizeRelH relativeFrom="page">
              <wp14:pctWidth>0</wp14:pctWidth>
            </wp14:sizeRelH>
            <wp14:sizeRelV relativeFrom="page">
              <wp14:pctHeight>0</wp14:pctHeight>
            </wp14:sizeRelV>
          </wp:anchor>
        </w:drawing>
      </w:r>
    </w:p>
    <w:sectPr w:rsidR="00072F05" w:rsidRPr="002A0A66" w:rsidSect="009612B8">
      <w:type w:val="continuous"/>
      <w:pgSz w:w="12240" w:h="15840" w:code="1"/>
      <w:pgMar w:top="720" w:right="720" w:bottom="720" w:left="72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661804" w14:textId="77777777" w:rsidR="000C3215" w:rsidRDefault="000C3215">
      <w:r>
        <w:separator/>
      </w:r>
    </w:p>
  </w:endnote>
  <w:endnote w:type="continuationSeparator" w:id="0">
    <w:p w14:paraId="25C87B1C" w14:textId="77777777" w:rsidR="000C3215" w:rsidRDefault="000C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B7332B" w14:textId="77777777" w:rsidR="000C3215" w:rsidRDefault="000C3215">
      <w:r>
        <w:separator/>
      </w:r>
    </w:p>
  </w:footnote>
  <w:footnote w:type="continuationSeparator" w:id="0">
    <w:p w14:paraId="46543D7E" w14:textId="77777777" w:rsidR="000C3215" w:rsidRDefault="000C32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92EF8B8"/>
    <w:lvl w:ilvl="0">
      <w:start w:val="1"/>
      <w:numFmt w:val="decimal"/>
      <w:pStyle w:val="ListNumber5"/>
      <w:lvlText w:val="%1."/>
      <w:lvlJc w:val="left"/>
      <w:pPr>
        <w:tabs>
          <w:tab w:val="num" w:pos="4410"/>
        </w:tabs>
        <w:ind w:left="4410" w:hanging="360"/>
      </w:pPr>
    </w:lvl>
  </w:abstractNum>
  <w:abstractNum w:abstractNumId="1">
    <w:nsid w:val="FFFFFF7D"/>
    <w:multiLevelType w:val="singleLevel"/>
    <w:tmpl w:val="0554DFE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A6219B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AE7C9C"/>
    <w:lvl w:ilvl="0">
      <w:start w:val="1"/>
      <w:numFmt w:val="decimal"/>
      <w:pStyle w:val="ListNumber2"/>
      <w:lvlText w:val="%1."/>
      <w:lvlJc w:val="left"/>
      <w:pPr>
        <w:tabs>
          <w:tab w:val="num" w:pos="720"/>
        </w:tabs>
        <w:ind w:left="720" w:hanging="360"/>
      </w:pPr>
    </w:lvl>
  </w:abstractNum>
  <w:abstractNum w:abstractNumId="4">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cs="Times New Roman" w:hint="default"/>
      </w:rPr>
    </w:lvl>
  </w:abstractNum>
  <w:abstractNum w:abstractNumId="5">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cs="Times New Roman" w:hint="default"/>
      </w:rPr>
    </w:lvl>
  </w:abstractNum>
  <w:abstractNum w:abstractNumId="6">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cs="Times New Roman" w:hint="default"/>
      </w:rPr>
    </w:lvl>
  </w:abstractNum>
  <w:abstractNum w:abstractNumId="7">
    <w:nsid w:val="FFFFFF83"/>
    <w:multiLevelType w:val="singleLevel"/>
    <w:tmpl w:val="D96A7106"/>
    <w:lvl w:ilvl="0">
      <w:start w:val="1"/>
      <w:numFmt w:val="bullet"/>
      <w:pStyle w:val="ListBullet2"/>
      <w:lvlText w:val=""/>
      <w:lvlJc w:val="left"/>
      <w:pPr>
        <w:tabs>
          <w:tab w:val="num" w:pos="720"/>
        </w:tabs>
        <w:ind w:left="720" w:hanging="360"/>
      </w:pPr>
      <w:rPr>
        <w:rFonts w:ascii="Symbol" w:hAnsi="Symbol" w:cs="Times New Roman" w:hint="default"/>
      </w:rPr>
    </w:lvl>
  </w:abstractNum>
  <w:abstractNum w:abstractNumId="8">
    <w:nsid w:val="FFFFFF88"/>
    <w:multiLevelType w:val="singleLevel"/>
    <w:tmpl w:val="421A67F4"/>
    <w:lvl w:ilvl="0">
      <w:start w:val="1"/>
      <w:numFmt w:val="decimal"/>
      <w:pStyle w:val="ListNumber"/>
      <w:lvlText w:val="%1."/>
      <w:lvlJc w:val="left"/>
      <w:pPr>
        <w:tabs>
          <w:tab w:val="num" w:pos="360"/>
        </w:tabs>
        <w:ind w:left="360" w:hanging="360"/>
      </w:pPr>
    </w:lvl>
  </w:abstractNum>
  <w:abstractNum w:abstractNumId="9">
    <w:nsid w:val="FFFFFF89"/>
    <w:multiLevelType w:val="singleLevel"/>
    <w:tmpl w:val="AC34E4AA"/>
    <w:lvl w:ilvl="0">
      <w:start w:val="1"/>
      <w:numFmt w:val="bullet"/>
      <w:pStyle w:val="ListBullet"/>
      <w:lvlText w:val=""/>
      <w:lvlJc w:val="left"/>
      <w:pPr>
        <w:tabs>
          <w:tab w:val="num" w:pos="360"/>
        </w:tabs>
        <w:ind w:left="360" w:hanging="360"/>
      </w:pPr>
      <w:rPr>
        <w:rFonts w:ascii="Symbol" w:hAnsi="Symbol" w:cs="Times New Roman" w:hint="default"/>
      </w:rPr>
    </w:lvl>
  </w:abstractNum>
  <w:abstractNum w:abstractNumId="10">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cs="Times New Roman" w:hint="default"/>
      </w:rPr>
    </w:lvl>
  </w:abstractNum>
  <w:abstractNum w:abstractNumId="11">
    <w:nsid w:val="050E0C68"/>
    <w:multiLevelType w:val="hybridMultilevel"/>
    <w:tmpl w:val="2FB22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50757"/>
    <w:multiLevelType w:val="hybridMultilevel"/>
    <w:tmpl w:val="83329FB2"/>
    <w:lvl w:ilvl="0" w:tplc="C0565BB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B3625D"/>
    <w:multiLevelType w:val="hybridMultilevel"/>
    <w:tmpl w:val="E9946380"/>
    <w:lvl w:ilvl="0" w:tplc="0E2AC33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A157A5"/>
    <w:multiLevelType w:val="hybridMultilevel"/>
    <w:tmpl w:val="2E0E35D8"/>
    <w:lvl w:ilvl="0" w:tplc="B19C5EE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cs="Times New Roman" w:hint="default"/>
      </w:rPr>
    </w:lvl>
  </w:abstractNum>
  <w:abstractNum w:abstractNumId="16">
    <w:nsid w:val="301563B5"/>
    <w:multiLevelType w:val="hybridMultilevel"/>
    <w:tmpl w:val="5E7AE1D2"/>
    <w:lvl w:ilvl="0" w:tplc="C3367CA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94474F"/>
    <w:multiLevelType w:val="hybridMultilevel"/>
    <w:tmpl w:val="91FCE5A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nsid w:val="34B65690"/>
    <w:multiLevelType w:val="hybridMultilevel"/>
    <w:tmpl w:val="F176D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306AE9"/>
    <w:multiLevelType w:val="hybridMultilevel"/>
    <w:tmpl w:val="D5409296"/>
    <w:lvl w:ilvl="0" w:tplc="38940916">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0">
    <w:nsid w:val="3F711648"/>
    <w:multiLevelType w:val="hybridMultilevel"/>
    <w:tmpl w:val="7BDE7B8C"/>
    <w:lvl w:ilvl="0" w:tplc="804EA8AC">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nsid w:val="3F933450"/>
    <w:multiLevelType w:val="hybridMultilevel"/>
    <w:tmpl w:val="5C1C1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DA4028"/>
    <w:multiLevelType w:val="hybridMultilevel"/>
    <w:tmpl w:val="15A22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1D4185"/>
    <w:multiLevelType w:val="hybridMultilevel"/>
    <w:tmpl w:val="4D0C2178"/>
    <w:lvl w:ilvl="0" w:tplc="1F8CA64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cs="Times New Roman" w:hint="default"/>
        <w:color w:val="auto"/>
      </w:rPr>
    </w:lvl>
  </w:abstractNum>
  <w:abstractNum w:abstractNumId="25">
    <w:nsid w:val="65B9436C"/>
    <w:multiLevelType w:val="hybridMultilevel"/>
    <w:tmpl w:val="86C83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E727C8"/>
    <w:multiLevelType w:val="multilevel"/>
    <w:tmpl w:val="EAAC784E"/>
    <w:lvl w:ilvl="0">
      <w:start w:val="10"/>
      <w:numFmt w:val="upperLetter"/>
      <w:pStyle w:val="QuickA"/>
      <w:lvlText w:val="%1."/>
      <w:legacy w:legacy="1" w:legacySpace="0" w:legacyIndent="720"/>
      <w:lvlJc w:val="left"/>
      <w:pPr>
        <w:ind w:left="720" w:hanging="720"/>
      </w:pPr>
    </w:lvl>
    <w:lvl w:ilvl="1">
      <w:start w:val="3"/>
      <w:numFmt w:val="upperLetter"/>
      <w:lvlText w:val="%2."/>
      <w:legacy w:legacy="1" w:legacySpace="0" w:legacyIndent="720"/>
      <w:lvlJc w:val="left"/>
      <w:pPr>
        <w:ind w:left="1440" w:hanging="720"/>
      </w:pPr>
    </w:lvl>
    <w:lvl w:ilvl="2">
      <w:start w:val="1"/>
      <w:numFmt w:val="upperLetter"/>
      <w:lvlText w:val="%3."/>
      <w:legacy w:legacy="1" w:legacySpace="0" w:legacyIndent="720"/>
      <w:lvlJc w:val="left"/>
      <w:pPr>
        <w:ind w:left="2160" w:hanging="720"/>
      </w:pPr>
    </w:lvl>
    <w:lvl w:ilvl="3">
      <w:start w:val="2"/>
      <w:numFmt w:val="upperLetter"/>
      <w:lvlText w:val="%4."/>
      <w:legacy w:legacy="1" w:legacySpace="0" w:legacyIndent="720"/>
      <w:lvlJc w:val="left"/>
      <w:pPr>
        <w:ind w:left="2880" w:hanging="720"/>
      </w:pPr>
    </w:lvl>
    <w:lvl w:ilvl="4">
      <w:start w:val="1"/>
      <w:numFmt w:val="upperLetter"/>
      <w:lvlText w:val="%5."/>
      <w:legacy w:legacy="1" w:legacySpace="0" w:legacyIndent="720"/>
      <w:lvlJc w:val="left"/>
      <w:pPr>
        <w:ind w:left="3600" w:hanging="720"/>
      </w:pPr>
    </w:lvl>
    <w:lvl w:ilvl="5">
      <w:start w:val="1"/>
      <w:numFmt w:val="upperLetter"/>
      <w:lvlText w:val="%6."/>
      <w:legacy w:legacy="1" w:legacySpace="0" w:legacyIndent="720"/>
      <w:lvlJc w:val="left"/>
      <w:pPr>
        <w:ind w:left="4320" w:hanging="720"/>
      </w:pPr>
    </w:lvl>
    <w:lvl w:ilvl="6">
      <w:start w:val="1"/>
      <w:numFmt w:val="upperLetter"/>
      <w:lvlText w:val="%7."/>
      <w:legacy w:legacy="1" w:legacySpace="0" w:legacyIndent="720"/>
      <w:lvlJc w:val="left"/>
      <w:pPr>
        <w:ind w:left="5040" w:hanging="720"/>
      </w:pPr>
    </w:lvl>
    <w:lvl w:ilvl="7">
      <w:start w:val="1"/>
      <w:numFmt w:val="upp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
  </w:num>
  <w:num w:numId="12">
    <w:abstractNumId w:val="10"/>
  </w:num>
  <w:num w:numId="13">
    <w:abstractNumId w:val="15"/>
  </w:num>
  <w:num w:numId="14">
    <w:abstractNumId w:val="24"/>
  </w:num>
  <w:num w:numId="15">
    <w:abstractNumId w:val="26"/>
  </w:num>
  <w:num w:numId="16">
    <w:abstractNumId w:val="17"/>
  </w:num>
  <w:num w:numId="17">
    <w:abstractNumId w:val="20"/>
  </w:num>
  <w:num w:numId="18">
    <w:abstractNumId w:val="22"/>
  </w:num>
  <w:num w:numId="19">
    <w:abstractNumId w:val="23"/>
  </w:num>
  <w:num w:numId="20">
    <w:abstractNumId w:val="14"/>
  </w:num>
  <w:num w:numId="21">
    <w:abstractNumId w:val="16"/>
  </w:num>
  <w:num w:numId="22">
    <w:abstractNumId w:val="12"/>
  </w:num>
  <w:num w:numId="23">
    <w:abstractNumId w:val="19"/>
  </w:num>
  <w:num w:numId="24">
    <w:abstractNumId w:val="25"/>
  </w:num>
  <w:num w:numId="25">
    <w:abstractNumId w:val="21"/>
  </w:num>
  <w:num w:numId="26">
    <w:abstractNumId w:val="11"/>
  </w:num>
  <w:num w:numId="27">
    <w:abstractNumId w:val="1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linkStyles/>
  <w:revisionView w:markup="0"/>
  <w:defaultTabStop w:val="360"/>
  <w:autoHyphenation/>
  <w:consecutiveHyphenLimit w:val="2"/>
  <w:hyphenationZone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pilepsia 2013&lt;/Style&gt;&lt;LeftDelim&gt;{&lt;/LeftDelim&gt;&lt;RightDelim&gt;}&lt;/RightDelim&gt;&lt;FontName&gt;Times&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ar5zfffytxew4epzwdpe9sfd5tsvr02vwst&quot;&gt;TBI&lt;record-ids&gt;&lt;item&gt;31386&lt;/item&gt;&lt;/record-ids&gt;&lt;/item&gt;&lt;/Libraries&gt;"/>
  </w:docVars>
  <w:rsids>
    <w:rsidRoot w:val="00A37C93"/>
    <w:rsid w:val="000025B9"/>
    <w:rsid w:val="00002EF8"/>
    <w:rsid w:val="00003AB2"/>
    <w:rsid w:val="00004965"/>
    <w:rsid w:val="00020CF0"/>
    <w:rsid w:val="0002465C"/>
    <w:rsid w:val="000249CA"/>
    <w:rsid w:val="00034B9A"/>
    <w:rsid w:val="00041F60"/>
    <w:rsid w:val="00042529"/>
    <w:rsid w:val="000445CF"/>
    <w:rsid w:val="000508CC"/>
    <w:rsid w:val="00050EE8"/>
    <w:rsid w:val="000634EF"/>
    <w:rsid w:val="00072F05"/>
    <w:rsid w:val="000822BD"/>
    <w:rsid w:val="00084359"/>
    <w:rsid w:val="00087148"/>
    <w:rsid w:val="00092175"/>
    <w:rsid w:val="00094B09"/>
    <w:rsid w:val="000A376F"/>
    <w:rsid w:val="000B53F9"/>
    <w:rsid w:val="000B5610"/>
    <w:rsid w:val="000C1C57"/>
    <w:rsid w:val="000C3215"/>
    <w:rsid w:val="000C6717"/>
    <w:rsid w:val="000D2EE4"/>
    <w:rsid w:val="000D43FF"/>
    <w:rsid w:val="000D5B40"/>
    <w:rsid w:val="000D7726"/>
    <w:rsid w:val="000E273D"/>
    <w:rsid w:val="000E513D"/>
    <w:rsid w:val="000E64F9"/>
    <w:rsid w:val="000F1377"/>
    <w:rsid w:val="000F1C1F"/>
    <w:rsid w:val="00101B25"/>
    <w:rsid w:val="001021DE"/>
    <w:rsid w:val="001107EF"/>
    <w:rsid w:val="00110C0A"/>
    <w:rsid w:val="001144FA"/>
    <w:rsid w:val="0011683F"/>
    <w:rsid w:val="00117ADD"/>
    <w:rsid w:val="00121D6B"/>
    <w:rsid w:val="0012220E"/>
    <w:rsid w:val="00125891"/>
    <w:rsid w:val="0012701A"/>
    <w:rsid w:val="0013181A"/>
    <w:rsid w:val="0013260D"/>
    <w:rsid w:val="00135DC5"/>
    <w:rsid w:val="001402DC"/>
    <w:rsid w:val="00140363"/>
    <w:rsid w:val="0014104D"/>
    <w:rsid w:val="00150C11"/>
    <w:rsid w:val="001536A1"/>
    <w:rsid w:val="00156200"/>
    <w:rsid w:val="00161F96"/>
    <w:rsid w:val="00170710"/>
    <w:rsid w:val="0017095C"/>
    <w:rsid w:val="00175FB7"/>
    <w:rsid w:val="001824C5"/>
    <w:rsid w:val="00185B3C"/>
    <w:rsid w:val="00185F01"/>
    <w:rsid w:val="00186185"/>
    <w:rsid w:val="00187232"/>
    <w:rsid w:val="001903EA"/>
    <w:rsid w:val="00191691"/>
    <w:rsid w:val="00197745"/>
    <w:rsid w:val="001A33B2"/>
    <w:rsid w:val="001A4747"/>
    <w:rsid w:val="001A47F6"/>
    <w:rsid w:val="001A6C4B"/>
    <w:rsid w:val="001B0F5D"/>
    <w:rsid w:val="001B24C2"/>
    <w:rsid w:val="001C1619"/>
    <w:rsid w:val="001C65EB"/>
    <w:rsid w:val="001D0F2F"/>
    <w:rsid w:val="001D3062"/>
    <w:rsid w:val="001D60EE"/>
    <w:rsid w:val="001D6377"/>
    <w:rsid w:val="001D6FE4"/>
    <w:rsid w:val="001E152D"/>
    <w:rsid w:val="001E3905"/>
    <w:rsid w:val="001E3BF5"/>
    <w:rsid w:val="001E6173"/>
    <w:rsid w:val="001F46D9"/>
    <w:rsid w:val="001F593A"/>
    <w:rsid w:val="001F5F0A"/>
    <w:rsid w:val="001F74A0"/>
    <w:rsid w:val="0020301C"/>
    <w:rsid w:val="00207133"/>
    <w:rsid w:val="00212B18"/>
    <w:rsid w:val="00214368"/>
    <w:rsid w:val="002170DD"/>
    <w:rsid w:val="00221DA5"/>
    <w:rsid w:val="00227454"/>
    <w:rsid w:val="0023137C"/>
    <w:rsid w:val="00234568"/>
    <w:rsid w:val="00235A17"/>
    <w:rsid w:val="00236B75"/>
    <w:rsid w:val="00240F9F"/>
    <w:rsid w:val="00257C91"/>
    <w:rsid w:val="00261255"/>
    <w:rsid w:val="002672A2"/>
    <w:rsid w:val="002710AC"/>
    <w:rsid w:val="00272296"/>
    <w:rsid w:val="00277238"/>
    <w:rsid w:val="002808E2"/>
    <w:rsid w:val="00284698"/>
    <w:rsid w:val="00285785"/>
    <w:rsid w:val="002859DD"/>
    <w:rsid w:val="002910C0"/>
    <w:rsid w:val="00294517"/>
    <w:rsid w:val="002A0A66"/>
    <w:rsid w:val="002A20C0"/>
    <w:rsid w:val="002A4BC7"/>
    <w:rsid w:val="002A5531"/>
    <w:rsid w:val="002A5B31"/>
    <w:rsid w:val="002A6DE6"/>
    <w:rsid w:val="002A7015"/>
    <w:rsid w:val="002B30B0"/>
    <w:rsid w:val="002B3C7D"/>
    <w:rsid w:val="002B5D3E"/>
    <w:rsid w:val="002C53C3"/>
    <w:rsid w:val="002C53CF"/>
    <w:rsid w:val="002C7240"/>
    <w:rsid w:val="002D4342"/>
    <w:rsid w:val="002D4E04"/>
    <w:rsid w:val="002D517C"/>
    <w:rsid w:val="002D7363"/>
    <w:rsid w:val="002E0823"/>
    <w:rsid w:val="002E0EBE"/>
    <w:rsid w:val="002E7774"/>
    <w:rsid w:val="002F19E4"/>
    <w:rsid w:val="002F3872"/>
    <w:rsid w:val="002F5818"/>
    <w:rsid w:val="002F7EB6"/>
    <w:rsid w:val="00300803"/>
    <w:rsid w:val="0031016E"/>
    <w:rsid w:val="00321BAF"/>
    <w:rsid w:val="003228DF"/>
    <w:rsid w:val="00324014"/>
    <w:rsid w:val="00324F60"/>
    <w:rsid w:val="00325CC9"/>
    <w:rsid w:val="00326B30"/>
    <w:rsid w:val="00330159"/>
    <w:rsid w:val="003306B8"/>
    <w:rsid w:val="003315E9"/>
    <w:rsid w:val="00340E73"/>
    <w:rsid w:val="00345F21"/>
    <w:rsid w:val="0035102A"/>
    <w:rsid w:val="00352FAB"/>
    <w:rsid w:val="003530B9"/>
    <w:rsid w:val="00354AE3"/>
    <w:rsid w:val="003577C6"/>
    <w:rsid w:val="003579EC"/>
    <w:rsid w:val="00357AE8"/>
    <w:rsid w:val="0036350F"/>
    <w:rsid w:val="003653AA"/>
    <w:rsid w:val="00365FE2"/>
    <w:rsid w:val="00366AEE"/>
    <w:rsid w:val="00367527"/>
    <w:rsid w:val="00367830"/>
    <w:rsid w:val="00367F88"/>
    <w:rsid w:val="003704DA"/>
    <w:rsid w:val="0037246C"/>
    <w:rsid w:val="0037757A"/>
    <w:rsid w:val="003812E9"/>
    <w:rsid w:val="00391CBA"/>
    <w:rsid w:val="003927AA"/>
    <w:rsid w:val="003B0699"/>
    <w:rsid w:val="003B407F"/>
    <w:rsid w:val="003B4E08"/>
    <w:rsid w:val="003C2882"/>
    <w:rsid w:val="003C37BA"/>
    <w:rsid w:val="003D20D1"/>
    <w:rsid w:val="003D4F58"/>
    <w:rsid w:val="003E1722"/>
    <w:rsid w:val="003E257A"/>
    <w:rsid w:val="003E38A5"/>
    <w:rsid w:val="003F246C"/>
    <w:rsid w:val="003F3A36"/>
    <w:rsid w:val="00401A5E"/>
    <w:rsid w:val="00402310"/>
    <w:rsid w:val="004032A9"/>
    <w:rsid w:val="00410B87"/>
    <w:rsid w:val="004113D7"/>
    <w:rsid w:val="00414C52"/>
    <w:rsid w:val="00423E5E"/>
    <w:rsid w:val="00427E83"/>
    <w:rsid w:val="00431E15"/>
    <w:rsid w:val="00443FDA"/>
    <w:rsid w:val="004505AF"/>
    <w:rsid w:val="00455268"/>
    <w:rsid w:val="0045775F"/>
    <w:rsid w:val="00467078"/>
    <w:rsid w:val="00467780"/>
    <w:rsid w:val="00470D0E"/>
    <w:rsid w:val="00473B69"/>
    <w:rsid w:val="00474B7E"/>
    <w:rsid w:val="00481332"/>
    <w:rsid w:val="0048286F"/>
    <w:rsid w:val="00482A62"/>
    <w:rsid w:val="004837D8"/>
    <w:rsid w:val="00485DB8"/>
    <w:rsid w:val="0048632F"/>
    <w:rsid w:val="00486938"/>
    <w:rsid w:val="0049551F"/>
    <w:rsid w:val="00496243"/>
    <w:rsid w:val="004A0525"/>
    <w:rsid w:val="004A1096"/>
    <w:rsid w:val="004A5925"/>
    <w:rsid w:val="004B3F55"/>
    <w:rsid w:val="004B41B4"/>
    <w:rsid w:val="004B41F7"/>
    <w:rsid w:val="004C052F"/>
    <w:rsid w:val="004C39DC"/>
    <w:rsid w:val="004C4617"/>
    <w:rsid w:val="004C733F"/>
    <w:rsid w:val="004D1419"/>
    <w:rsid w:val="004D189E"/>
    <w:rsid w:val="004D1DB2"/>
    <w:rsid w:val="004E0B9B"/>
    <w:rsid w:val="004E5586"/>
    <w:rsid w:val="004E71CE"/>
    <w:rsid w:val="004F27A8"/>
    <w:rsid w:val="004F2FE1"/>
    <w:rsid w:val="004F3125"/>
    <w:rsid w:val="004F4714"/>
    <w:rsid w:val="004F56D9"/>
    <w:rsid w:val="005007E7"/>
    <w:rsid w:val="00500A7A"/>
    <w:rsid w:val="00503D70"/>
    <w:rsid w:val="00510576"/>
    <w:rsid w:val="005113BB"/>
    <w:rsid w:val="00511CF5"/>
    <w:rsid w:val="005153FA"/>
    <w:rsid w:val="005209A6"/>
    <w:rsid w:val="00527887"/>
    <w:rsid w:val="005402B3"/>
    <w:rsid w:val="00547DCB"/>
    <w:rsid w:val="00551509"/>
    <w:rsid w:val="00561DD8"/>
    <w:rsid w:val="00562B0F"/>
    <w:rsid w:val="0056465E"/>
    <w:rsid w:val="00565A33"/>
    <w:rsid w:val="005675D4"/>
    <w:rsid w:val="005724B1"/>
    <w:rsid w:val="00574DFE"/>
    <w:rsid w:val="00582D8A"/>
    <w:rsid w:val="00583958"/>
    <w:rsid w:val="00586D96"/>
    <w:rsid w:val="0059455F"/>
    <w:rsid w:val="00594D1F"/>
    <w:rsid w:val="00597221"/>
    <w:rsid w:val="005A0CCF"/>
    <w:rsid w:val="005A7FCB"/>
    <w:rsid w:val="005B15AB"/>
    <w:rsid w:val="005B1F4E"/>
    <w:rsid w:val="005B3D53"/>
    <w:rsid w:val="005B4D2C"/>
    <w:rsid w:val="005C13C1"/>
    <w:rsid w:val="005C1A95"/>
    <w:rsid w:val="005C411C"/>
    <w:rsid w:val="005C46F8"/>
    <w:rsid w:val="005C4CA3"/>
    <w:rsid w:val="005D7B27"/>
    <w:rsid w:val="005E023A"/>
    <w:rsid w:val="005E1339"/>
    <w:rsid w:val="005E4E4A"/>
    <w:rsid w:val="005E57E1"/>
    <w:rsid w:val="005F07DB"/>
    <w:rsid w:val="005F19B1"/>
    <w:rsid w:val="005F5BEF"/>
    <w:rsid w:val="005F5E74"/>
    <w:rsid w:val="00602C0F"/>
    <w:rsid w:val="006131E6"/>
    <w:rsid w:val="00627B2A"/>
    <w:rsid w:val="0063121D"/>
    <w:rsid w:val="0063299E"/>
    <w:rsid w:val="006333A0"/>
    <w:rsid w:val="006344F3"/>
    <w:rsid w:val="00635E19"/>
    <w:rsid w:val="00637641"/>
    <w:rsid w:val="0064059D"/>
    <w:rsid w:val="00641098"/>
    <w:rsid w:val="0064109E"/>
    <w:rsid w:val="00647F79"/>
    <w:rsid w:val="00655F6B"/>
    <w:rsid w:val="00660085"/>
    <w:rsid w:val="006600B3"/>
    <w:rsid w:val="00660C32"/>
    <w:rsid w:val="00660DDF"/>
    <w:rsid w:val="0066307C"/>
    <w:rsid w:val="00663628"/>
    <w:rsid w:val="00664854"/>
    <w:rsid w:val="00664968"/>
    <w:rsid w:val="0066775F"/>
    <w:rsid w:val="006730C5"/>
    <w:rsid w:val="00674A8B"/>
    <w:rsid w:val="00676C47"/>
    <w:rsid w:val="006807F7"/>
    <w:rsid w:val="00681562"/>
    <w:rsid w:val="00682B0E"/>
    <w:rsid w:val="00683920"/>
    <w:rsid w:val="00683BB4"/>
    <w:rsid w:val="0068662F"/>
    <w:rsid w:val="0068664C"/>
    <w:rsid w:val="00690343"/>
    <w:rsid w:val="00690E25"/>
    <w:rsid w:val="006A3F25"/>
    <w:rsid w:val="006A7BAD"/>
    <w:rsid w:val="006B4C14"/>
    <w:rsid w:val="006B5F6D"/>
    <w:rsid w:val="006C6548"/>
    <w:rsid w:val="006D1544"/>
    <w:rsid w:val="006D2A68"/>
    <w:rsid w:val="006D34D8"/>
    <w:rsid w:val="006D5F40"/>
    <w:rsid w:val="006D71D9"/>
    <w:rsid w:val="006E0685"/>
    <w:rsid w:val="006E30B6"/>
    <w:rsid w:val="006E67BE"/>
    <w:rsid w:val="0070128B"/>
    <w:rsid w:val="007022E2"/>
    <w:rsid w:val="00702749"/>
    <w:rsid w:val="00706989"/>
    <w:rsid w:val="007102FB"/>
    <w:rsid w:val="007105D6"/>
    <w:rsid w:val="0071635E"/>
    <w:rsid w:val="0072015E"/>
    <w:rsid w:val="00720D0F"/>
    <w:rsid w:val="0072278D"/>
    <w:rsid w:val="0072516D"/>
    <w:rsid w:val="00726A93"/>
    <w:rsid w:val="00733723"/>
    <w:rsid w:val="00735A44"/>
    <w:rsid w:val="00737019"/>
    <w:rsid w:val="0073709E"/>
    <w:rsid w:val="00737B67"/>
    <w:rsid w:val="007414BC"/>
    <w:rsid w:val="00742487"/>
    <w:rsid w:val="00742533"/>
    <w:rsid w:val="00745A59"/>
    <w:rsid w:val="00750EB4"/>
    <w:rsid w:val="00761022"/>
    <w:rsid w:val="00775159"/>
    <w:rsid w:val="00775EE7"/>
    <w:rsid w:val="007811C4"/>
    <w:rsid w:val="00790C92"/>
    <w:rsid w:val="00791F4D"/>
    <w:rsid w:val="00793EC8"/>
    <w:rsid w:val="00794690"/>
    <w:rsid w:val="00794CFD"/>
    <w:rsid w:val="007A09BE"/>
    <w:rsid w:val="007A1CB5"/>
    <w:rsid w:val="007A34A0"/>
    <w:rsid w:val="007A7FAD"/>
    <w:rsid w:val="007B2B67"/>
    <w:rsid w:val="007B3844"/>
    <w:rsid w:val="007B455F"/>
    <w:rsid w:val="007B4E5B"/>
    <w:rsid w:val="007B6FD5"/>
    <w:rsid w:val="007C044D"/>
    <w:rsid w:val="007C067A"/>
    <w:rsid w:val="007C2B9A"/>
    <w:rsid w:val="007C55D5"/>
    <w:rsid w:val="007C6815"/>
    <w:rsid w:val="007D5C61"/>
    <w:rsid w:val="007D6B70"/>
    <w:rsid w:val="007E3363"/>
    <w:rsid w:val="007F6A49"/>
    <w:rsid w:val="007F6E0F"/>
    <w:rsid w:val="00800076"/>
    <w:rsid w:val="008062D0"/>
    <w:rsid w:val="008062DF"/>
    <w:rsid w:val="00807B00"/>
    <w:rsid w:val="00807FAF"/>
    <w:rsid w:val="00813815"/>
    <w:rsid w:val="00813FC0"/>
    <w:rsid w:val="00817377"/>
    <w:rsid w:val="00824A5E"/>
    <w:rsid w:val="008268DC"/>
    <w:rsid w:val="00830AA4"/>
    <w:rsid w:val="00835870"/>
    <w:rsid w:val="008402F1"/>
    <w:rsid w:val="0084242A"/>
    <w:rsid w:val="00844C97"/>
    <w:rsid w:val="00844DFD"/>
    <w:rsid w:val="00850C6F"/>
    <w:rsid w:val="0086167A"/>
    <w:rsid w:val="00866627"/>
    <w:rsid w:val="008670FA"/>
    <w:rsid w:val="00871F41"/>
    <w:rsid w:val="008744D9"/>
    <w:rsid w:val="0088189F"/>
    <w:rsid w:val="0089043E"/>
    <w:rsid w:val="008A2B35"/>
    <w:rsid w:val="008A3A1A"/>
    <w:rsid w:val="008A603C"/>
    <w:rsid w:val="008A7ADB"/>
    <w:rsid w:val="008B0776"/>
    <w:rsid w:val="008B7567"/>
    <w:rsid w:val="008B77B1"/>
    <w:rsid w:val="008C3BAA"/>
    <w:rsid w:val="008C5919"/>
    <w:rsid w:val="008D130A"/>
    <w:rsid w:val="008D2507"/>
    <w:rsid w:val="008D6C97"/>
    <w:rsid w:val="008E276E"/>
    <w:rsid w:val="008E2BD8"/>
    <w:rsid w:val="008E339A"/>
    <w:rsid w:val="008E7ABA"/>
    <w:rsid w:val="008F11CB"/>
    <w:rsid w:val="008F296F"/>
    <w:rsid w:val="00903863"/>
    <w:rsid w:val="00904D22"/>
    <w:rsid w:val="009065EE"/>
    <w:rsid w:val="00907DE1"/>
    <w:rsid w:val="00910792"/>
    <w:rsid w:val="00911B2B"/>
    <w:rsid w:val="00911B69"/>
    <w:rsid w:val="00913E37"/>
    <w:rsid w:val="00922D24"/>
    <w:rsid w:val="00925D28"/>
    <w:rsid w:val="00933F8C"/>
    <w:rsid w:val="00934E07"/>
    <w:rsid w:val="00935D68"/>
    <w:rsid w:val="009373B2"/>
    <w:rsid w:val="00940478"/>
    <w:rsid w:val="0094107B"/>
    <w:rsid w:val="0094188F"/>
    <w:rsid w:val="00944AA9"/>
    <w:rsid w:val="009464EC"/>
    <w:rsid w:val="00946A6E"/>
    <w:rsid w:val="00951B3E"/>
    <w:rsid w:val="009528BD"/>
    <w:rsid w:val="0095313D"/>
    <w:rsid w:val="00956D42"/>
    <w:rsid w:val="00957A7E"/>
    <w:rsid w:val="009612B8"/>
    <w:rsid w:val="00967349"/>
    <w:rsid w:val="00970BF1"/>
    <w:rsid w:val="009726B1"/>
    <w:rsid w:val="00974599"/>
    <w:rsid w:val="00977279"/>
    <w:rsid w:val="00981C5C"/>
    <w:rsid w:val="00983789"/>
    <w:rsid w:val="00985F66"/>
    <w:rsid w:val="00986985"/>
    <w:rsid w:val="0099227E"/>
    <w:rsid w:val="009A1F75"/>
    <w:rsid w:val="009A71BB"/>
    <w:rsid w:val="009A7F4A"/>
    <w:rsid w:val="009C19F8"/>
    <w:rsid w:val="009C2DCB"/>
    <w:rsid w:val="009C7F93"/>
    <w:rsid w:val="009D5CB9"/>
    <w:rsid w:val="009E1877"/>
    <w:rsid w:val="009E376C"/>
    <w:rsid w:val="009E383A"/>
    <w:rsid w:val="009F2BC8"/>
    <w:rsid w:val="009F3E3F"/>
    <w:rsid w:val="00A00F81"/>
    <w:rsid w:val="00A1122B"/>
    <w:rsid w:val="00A1343C"/>
    <w:rsid w:val="00A16239"/>
    <w:rsid w:val="00A16A49"/>
    <w:rsid w:val="00A2188B"/>
    <w:rsid w:val="00A25EDE"/>
    <w:rsid w:val="00A278DD"/>
    <w:rsid w:val="00A27BEE"/>
    <w:rsid w:val="00A27DE9"/>
    <w:rsid w:val="00A31F93"/>
    <w:rsid w:val="00A32314"/>
    <w:rsid w:val="00A33269"/>
    <w:rsid w:val="00A3346D"/>
    <w:rsid w:val="00A34A40"/>
    <w:rsid w:val="00A3625A"/>
    <w:rsid w:val="00A37C93"/>
    <w:rsid w:val="00A40DE7"/>
    <w:rsid w:val="00A40EDB"/>
    <w:rsid w:val="00A41BA7"/>
    <w:rsid w:val="00A41D92"/>
    <w:rsid w:val="00A43CCE"/>
    <w:rsid w:val="00A45B8F"/>
    <w:rsid w:val="00A514BC"/>
    <w:rsid w:val="00A561C5"/>
    <w:rsid w:val="00A71D16"/>
    <w:rsid w:val="00A747F1"/>
    <w:rsid w:val="00A7522B"/>
    <w:rsid w:val="00A75803"/>
    <w:rsid w:val="00A8323F"/>
    <w:rsid w:val="00A86A71"/>
    <w:rsid w:val="00A87AAC"/>
    <w:rsid w:val="00A905B6"/>
    <w:rsid w:val="00A92E01"/>
    <w:rsid w:val="00A94B51"/>
    <w:rsid w:val="00A971C8"/>
    <w:rsid w:val="00AA66B8"/>
    <w:rsid w:val="00AB2B63"/>
    <w:rsid w:val="00AB44A7"/>
    <w:rsid w:val="00AC1AEA"/>
    <w:rsid w:val="00AC6F83"/>
    <w:rsid w:val="00AC782A"/>
    <w:rsid w:val="00AD04A5"/>
    <w:rsid w:val="00AD1B7D"/>
    <w:rsid w:val="00AD3759"/>
    <w:rsid w:val="00AD3AC4"/>
    <w:rsid w:val="00AE0CAF"/>
    <w:rsid w:val="00AE2C8B"/>
    <w:rsid w:val="00AE2ECB"/>
    <w:rsid w:val="00AE30C3"/>
    <w:rsid w:val="00AE44A7"/>
    <w:rsid w:val="00AF5CFF"/>
    <w:rsid w:val="00AF7E01"/>
    <w:rsid w:val="00B05608"/>
    <w:rsid w:val="00B05A51"/>
    <w:rsid w:val="00B107B2"/>
    <w:rsid w:val="00B10FDD"/>
    <w:rsid w:val="00B12ADC"/>
    <w:rsid w:val="00B20C27"/>
    <w:rsid w:val="00B22292"/>
    <w:rsid w:val="00B3208D"/>
    <w:rsid w:val="00B36349"/>
    <w:rsid w:val="00B40959"/>
    <w:rsid w:val="00B502F3"/>
    <w:rsid w:val="00B56CC1"/>
    <w:rsid w:val="00B62955"/>
    <w:rsid w:val="00B64357"/>
    <w:rsid w:val="00B65581"/>
    <w:rsid w:val="00B655FA"/>
    <w:rsid w:val="00B65C8B"/>
    <w:rsid w:val="00B8123B"/>
    <w:rsid w:val="00B87493"/>
    <w:rsid w:val="00B91AE1"/>
    <w:rsid w:val="00B92D98"/>
    <w:rsid w:val="00B93275"/>
    <w:rsid w:val="00B945CD"/>
    <w:rsid w:val="00B953E7"/>
    <w:rsid w:val="00BA080D"/>
    <w:rsid w:val="00BA15A7"/>
    <w:rsid w:val="00BA51CA"/>
    <w:rsid w:val="00BA5DDC"/>
    <w:rsid w:val="00BB0E12"/>
    <w:rsid w:val="00BB196C"/>
    <w:rsid w:val="00BB374A"/>
    <w:rsid w:val="00BB6AAA"/>
    <w:rsid w:val="00BC14FA"/>
    <w:rsid w:val="00BC1BC2"/>
    <w:rsid w:val="00BC29D6"/>
    <w:rsid w:val="00BD0D0B"/>
    <w:rsid w:val="00BD475E"/>
    <w:rsid w:val="00BD782C"/>
    <w:rsid w:val="00BE0FBA"/>
    <w:rsid w:val="00BF0C76"/>
    <w:rsid w:val="00BF52FA"/>
    <w:rsid w:val="00BF6157"/>
    <w:rsid w:val="00BF660B"/>
    <w:rsid w:val="00C02B4C"/>
    <w:rsid w:val="00C063E4"/>
    <w:rsid w:val="00C06787"/>
    <w:rsid w:val="00C078DB"/>
    <w:rsid w:val="00C20107"/>
    <w:rsid w:val="00C20A69"/>
    <w:rsid w:val="00C3205C"/>
    <w:rsid w:val="00C33848"/>
    <w:rsid w:val="00C458F9"/>
    <w:rsid w:val="00C45969"/>
    <w:rsid w:val="00C47273"/>
    <w:rsid w:val="00C478B1"/>
    <w:rsid w:val="00C56879"/>
    <w:rsid w:val="00C62794"/>
    <w:rsid w:val="00C63304"/>
    <w:rsid w:val="00C67A9E"/>
    <w:rsid w:val="00C70C64"/>
    <w:rsid w:val="00C73C13"/>
    <w:rsid w:val="00C769C2"/>
    <w:rsid w:val="00C77115"/>
    <w:rsid w:val="00C82D24"/>
    <w:rsid w:val="00C85859"/>
    <w:rsid w:val="00C85B70"/>
    <w:rsid w:val="00C95BA1"/>
    <w:rsid w:val="00CA24AF"/>
    <w:rsid w:val="00CA575E"/>
    <w:rsid w:val="00CA68AE"/>
    <w:rsid w:val="00CB1C46"/>
    <w:rsid w:val="00CB30C8"/>
    <w:rsid w:val="00CB7F53"/>
    <w:rsid w:val="00CC4668"/>
    <w:rsid w:val="00CC4F9A"/>
    <w:rsid w:val="00CC57CF"/>
    <w:rsid w:val="00CD21A0"/>
    <w:rsid w:val="00CD2B59"/>
    <w:rsid w:val="00CE3363"/>
    <w:rsid w:val="00CE3D9B"/>
    <w:rsid w:val="00CE430C"/>
    <w:rsid w:val="00CF69F9"/>
    <w:rsid w:val="00CF7CC7"/>
    <w:rsid w:val="00D03F15"/>
    <w:rsid w:val="00D045D9"/>
    <w:rsid w:val="00D04689"/>
    <w:rsid w:val="00D13D41"/>
    <w:rsid w:val="00D14748"/>
    <w:rsid w:val="00D20CEF"/>
    <w:rsid w:val="00D277AC"/>
    <w:rsid w:val="00D3411A"/>
    <w:rsid w:val="00D34BC7"/>
    <w:rsid w:val="00D37C93"/>
    <w:rsid w:val="00D42450"/>
    <w:rsid w:val="00D43BFB"/>
    <w:rsid w:val="00D4531E"/>
    <w:rsid w:val="00D45A87"/>
    <w:rsid w:val="00D50436"/>
    <w:rsid w:val="00D50B06"/>
    <w:rsid w:val="00D51586"/>
    <w:rsid w:val="00D5529C"/>
    <w:rsid w:val="00D56592"/>
    <w:rsid w:val="00D63887"/>
    <w:rsid w:val="00D653DE"/>
    <w:rsid w:val="00D702B5"/>
    <w:rsid w:val="00D822F2"/>
    <w:rsid w:val="00D868A1"/>
    <w:rsid w:val="00D90A85"/>
    <w:rsid w:val="00D949B2"/>
    <w:rsid w:val="00D94DB3"/>
    <w:rsid w:val="00D969AA"/>
    <w:rsid w:val="00DA1912"/>
    <w:rsid w:val="00DA7E6E"/>
    <w:rsid w:val="00DB1078"/>
    <w:rsid w:val="00DB1DD6"/>
    <w:rsid w:val="00DB6551"/>
    <w:rsid w:val="00DB65FF"/>
    <w:rsid w:val="00DC2E09"/>
    <w:rsid w:val="00DC4F98"/>
    <w:rsid w:val="00DD6B32"/>
    <w:rsid w:val="00DE12BD"/>
    <w:rsid w:val="00DE1B22"/>
    <w:rsid w:val="00DF24AB"/>
    <w:rsid w:val="00DF37C2"/>
    <w:rsid w:val="00E009C1"/>
    <w:rsid w:val="00E01926"/>
    <w:rsid w:val="00E071E0"/>
    <w:rsid w:val="00E13D11"/>
    <w:rsid w:val="00E14C15"/>
    <w:rsid w:val="00E17CED"/>
    <w:rsid w:val="00E21BD5"/>
    <w:rsid w:val="00E22EFD"/>
    <w:rsid w:val="00E23286"/>
    <w:rsid w:val="00E2393C"/>
    <w:rsid w:val="00E253B1"/>
    <w:rsid w:val="00E26F3E"/>
    <w:rsid w:val="00E273FE"/>
    <w:rsid w:val="00E279D7"/>
    <w:rsid w:val="00E37E87"/>
    <w:rsid w:val="00E404E6"/>
    <w:rsid w:val="00E44D61"/>
    <w:rsid w:val="00E5004B"/>
    <w:rsid w:val="00E53E06"/>
    <w:rsid w:val="00E56A07"/>
    <w:rsid w:val="00E57797"/>
    <w:rsid w:val="00E642E5"/>
    <w:rsid w:val="00E732DC"/>
    <w:rsid w:val="00E741E3"/>
    <w:rsid w:val="00E742FC"/>
    <w:rsid w:val="00E76437"/>
    <w:rsid w:val="00E80171"/>
    <w:rsid w:val="00E8793C"/>
    <w:rsid w:val="00E90B0B"/>
    <w:rsid w:val="00E919B0"/>
    <w:rsid w:val="00E94719"/>
    <w:rsid w:val="00E96F58"/>
    <w:rsid w:val="00EA20B4"/>
    <w:rsid w:val="00EA45E2"/>
    <w:rsid w:val="00EA4FA4"/>
    <w:rsid w:val="00EA5924"/>
    <w:rsid w:val="00EB049E"/>
    <w:rsid w:val="00EB45FF"/>
    <w:rsid w:val="00EC3834"/>
    <w:rsid w:val="00EC5C40"/>
    <w:rsid w:val="00EC6E96"/>
    <w:rsid w:val="00ED337E"/>
    <w:rsid w:val="00ED46FB"/>
    <w:rsid w:val="00ED71D5"/>
    <w:rsid w:val="00ED75D2"/>
    <w:rsid w:val="00EE2E2B"/>
    <w:rsid w:val="00EF5E14"/>
    <w:rsid w:val="00F000B1"/>
    <w:rsid w:val="00F0233F"/>
    <w:rsid w:val="00F11545"/>
    <w:rsid w:val="00F14522"/>
    <w:rsid w:val="00F179AC"/>
    <w:rsid w:val="00F17DF3"/>
    <w:rsid w:val="00F2227E"/>
    <w:rsid w:val="00F3593A"/>
    <w:rsid w:val="00F35D46"/>
    <w:rsid w:val="00F403C7"/>
    <w:rsid w:val="00F42299"/>
    <w:rsid w:val="00F474FF"/>
    <w:rsid w:val="00F51A76"/>
    <w:rsid w:val="00F523E5"/>
    <w:rsid w:val="00F55F73"/>
    <w:rsid w:val="00F611EF"/>
    <w:rsid w:val="00F621EC"/>
    <w:rsid w:val="00F64443"/>
    <w:rsid w:val="00F6777E"/>
    <w:rsid w:val="00F80910"/>
    <w:rsid w:val="00F83D13"/>
    <w:rsid w:val="00F94BF5"/>
    <w:rsid w:val="00F94FB6"/>
    <w:rsid w:val="00F95C8D"/>
    <w:rsid w:val="00FA2C44"/>
    <w:rsid w:val="00FB443E"/>
    <w:rsid w:val="00FB4FFC"/>
    <w:rsid w:val="00FC0AEF"/>
    <w:rsid w:val="00FC2174"/>
    <w:rsid w:val="00FC2F0C"/>
    <w:rsid w:val="00FC381B"/>
    <w:rsid w:val="00FC5806"/>
    <w:rsid w:val="00FC72F0"/>
    <w:rsid w:val="00FD2878"/>
    <w:rsid w:val="00FD344C"/>
    <w:rsid w:val="00FD3740"/>
    <w:rsid w:val="00FD4487"/>
    <w:rsid w:val="00FD49EA"/>
    <w:rsid w:val="00FD4FCD"/>
    <w:rsid w:val="00FE20CA"/>
    <w:rsid w:val="00FE6905"/>
    <w:rsid w:val="00FE6B52"/>
    <w:rsid w:val="00FF21F1"/>
    <w:rsid w:val="00FF3C32"/>
    <w:rsid w:val="00FF4563"/>
    <w:rsid w:val="00FF4CFE"/>
    <w:rsid w:val="00FF6E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0815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31F93"/>
    <w:pPr>
      <w:pBdr>
        <w:top w:val="nil"/>
        <w:left w:val="nil"/>
        <w:bottom w:val="nil"/>
        <w:right w:val="nil"/>
        <w:between w:val="nil"/>
        <w:bar w:val="nil"/>
      </w:pBdr>
    </w:pPr>
    <w:rPr>
      <w:rFonts w:eastAsia="Arial Unicode MS"/>
      <w:sz w:val="24"/>
      <w:szCs w:val="24"/>
      <w:bdr w:val="nil"/>
    </w:rPr>
  </w:style>
  <w:style w:type="paragraph" w:styleId="Heading1">
    <w:name w:val="heading 1"/>
    <w:aliases w:val="EP Main Heading"/>
    <w:basedOn w:val="PlainText"/>
    <w:next w:val="Normal"/>
    <w:link w:val="Heading1Char"/>
    <w:uiPriority w:val="9"/>
    <w:qFormat/>
    <w:rsid w:val="00A31F93"/>
    <w:pPr>
      <w:outlineLvl w:val="0"/>
    </w:pPr>
    <w:rPr>
      <w:rFonts w:ascii="Arial" w:hAnsi="Arial"/>
      <w:b/>
      <w:bCs/>
      <w:caps/>
    </w:rPr>
  </w:style>
  <w:style w:type="paragraph" w:styleId="Heading2">
    <w:name w:val="heading 2"/>
    <w:aliases w:val="EP Subhead"/>
    <w:basedOn w:val="Normal"/>
    <w:next w:val="Normal"/>
    <w:link w:val="Heading2Char"/>
    <w:uiPriority w:val="9"/>
    <w:unhideWhenUsed/>
    <w:qFormat/>
    <w:rsid w:val="00A31F93"/>
    <w:pPr>
      <w:outlineLvl w:val="1"/>
    </w:pPr>
    <w:rPr>
      <w:rFonts w:ascii="Arial" w:hAnsi="Arial"/>
      <w:b/>
      <w:bCs/>
      <w:sz w:val="22"/>
      <w:szCs w:val="22"/>
    </w:rPr>
  </w:style>
  <w:style w:type="paragraph" w:styleId="Heading3">
    <w:name w:val="heading 3"/>
    <w:aliases w:val="Sub heading"/>
    <w:basedOn w:val="Heading2"/>
    <w:next w:val="Normal"/>
    <w:link w:val="Heading3Char"/>
    <w:uiPriority w:val="9"/>
    <w:unhideWhenUsed/>
    <w:qFormat/>
    <w:rsid w:val="00A31F93"/>
    <w:pPr>
      <w:outlineLvl w:val="2"/>
    </w:pPr>
  </w:style>
  <w:style w:type="paragraph" w:styleId="Heading4">
    <w:name w:val="heading 4"/>
    <w:basedOn w:val="Normal"/>
    <w:next w:val="Normal"/>
    <w:qFormat/>
    <w:pPr>
      <w:keepNext/>
      <w:spacing w:before="240" w:after="60"/>
      <w:outlineLvl w:val="3"/>
    </w:pPr>
    <w:rPr>
      <w:rFonts w:ascii="Arial" w:hAnsi="Arial" w:cs="Arial"/>
      <w:b/>
      <w:bCs/>
    </w:rPr>
  </w:style>
  <w:style w:type="paragraph" w:styleId="Heading5">
    <w:name w:val="heading 5"/>
    <w:basedOn w:val="Normal"/>
    <w:next w:val="Normal"/>
    <w:qFormat/>
    <w:pPr>
      <w:spacing w:before="240" w:after="60"/>
      <w:outlineLvl w:val="4"/>
    </w:pPr>
    <w:rPr>
      <w:rFonts w:cs="Times"/>
    </w:rPr>
  </w:style>
  <w:style w:type="paragraph" w:styleId="Heading6">
    <w:name w:val="heading 6"/>
    <w:basedOn w:val="Normal"/>
    <w:next w:val="Normal"/>
    <w:qFormat/>
    <w:pPr>
      <w:spacing w:before="240" w:after="60"/>
      <w:outlineLvl w:val="5"/>
    </w:pPr>
    <w:rPr>
      <w:rFonts w:cs="Times"/>
      <w:i/>
      <w:iCs/>
    </w:rPr>
  </w:style>
  <w:style w:type="paragraph" w:styleId="Heading7">
    <w:name w:val="heading 7"/>
    <w:basedOn w:val="Normal"/>
    <w:next w:val="Normal"/>
    <w:qFormat/>
    <w:pPr>
      <w:spacing w:before="240" w:after="60"/>
      <w:outlineLvl w:val="6"/>
    </w:pPr>
    <w:rPr>
      <w:rFonts w:ascii="Arial" w:hAnsi="Arial" w:cs="Arial"/>
      <w:sz w:val="20"/>
      <w:szCs w:val="20"/>
    </w:rPr>
  </w:style>
  <w:style w:type="paragraph" w:styleId="Heading8">
    <w:name w:val="heading 8"/>
    <w:basedOn w:val="Normal"/>
    <w:next w:val="Normal"/>
    <w:qFormat/>
    <w:pPr>
      <w:spacing w:before="240" w:after="60"/>
      <w:outlineLvl w:val="7"/>
    </w:pPr>
    <w:rPr>
      <w:rFonts w:ascii="Arial" w:hAnsi="Arial" w:cs="Arial"/>
      <w:i/>
      <w:iCs/>
      <w:sz w:val="20"/>
      <w:szCs w:val="20"/>
    </w:rPr>
  </w:style>
  <w:style w:type="paragraph" w:styleId="Heading9">
    <w:name w:val="heading 9"/>
    <w:basedOn w:val="Normal"/>
    <w:next w:val="Normal"/>
    <w:qFormat/>
    <w:p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rsid w:val="00A31F9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1F93"/>
  </w:style>
  <w:style w:type="paragraph" w:customStyle="1" w:styleId="checkbox">
    <w:name w:val="checkbox"/>
    <w:basedOn w:val="Normal"/>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hAnsi="Arial" w:cs="Arial"/>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hAnsi="Times" w:cs="Times"/>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pPr>
      <w:spacing w:before="120" w:after="120"/>
    </w:pPr>
    <w:rPr>
      <w:rFonts w:cs="Times"/>
      <w:b/>
      <w:bCs/>
    </w:rPr>
  </w:style>
  <w:style w:type="paragraph" w:styleId="Closing">
    <w:name w:val="Closing"/>
    <w:basedOn w:val="Normal"/>
    <w:pPr>
      <w:ind w:left="4320"/>
    </w:pPr>
    <w:rPr>
      <w:rFonts w:cs="Times"/>
    </w:rPr>
  </w:style>
  <w:style w:type="paragraph" w:styleId="CommentText">
    <w:name w:val="annotation text"/>
    <w:basedOn w:val="Normal"/>
    <w:link w:val="CommentTextChar"/>
    <w:uiPriority w:val="99"/>
    <w:semiHidden/>
    <w:unhideWhenUsed/>
    <w:rsid w:val="00A31F93"/>
  </w:style>
  <w:style w:type="paragraph" w:styleId="Date">
    <w:name w:val="Date"/>
    <w:basedOn w:val="Normal"/>
    <w:next w:val="Normal"/>
    <w:rPr>
      <w:rFonts w:cs="Times"/>
    </w:rPr>
  </w:style>
  <w:style w:type="paragraph" w:styleId="DocumentMap">
    <w:name w:val="Document Map"/>
    <w:basedOn w:val="Normal"/>
    <w:semiHidden/>
    <w:pPr>
      <w:shd w:val="clear" w:color="auto" w:fill="000080"/>
    </w:pPr>
    <w:rPr>
      <w:rFonts w:ascii="Tahoma" w:hAnsi="Tahoma" w:cs="Tahoma"/>
    </w:rPr>
  </w:style>
  <w:style w:type="paragraph" w:styleId="EndnoteText">
    <w:name w:val="endnote text"/>
    <w:basedOn w:val="Normal"/>
    <w:semiHidden/>
    <w:rPr>
      <w:rFonts w:cs="Times"/>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semiHidden/>
    <w:pPr>
      <w:ind w:left="240" w:hanging="240"/>
    </w:pPr>
    <w:rPr>
      <w:rFonts w:cs="Times"/>
    </w:rPr>
  </w:style>
  <w:style w:type="paragraph" w:styleId="Index2">
    <w:name w:val="index 2"/>
    <w:basedOn w:val="Normal"/>
    <w:next w:val="Normal"/>
    <w:autoRedefine/>
    <w:semiHidden/>
    <w:pPr>
      <w:ind w:left="480" w:hanging="240"/>
    </w:pPr>
    <w:rPr>
      <w:rFonts w:cs="Times"/>
    </w:rPr>
  </w:style>
  <w:style w:type="paragraph" w:styleId="Index3">
    <w:name w:val="index 3"/>
    <w:basedOn w:val="Normal"/>
    <w:next w:val="Normal"/>
    <w:autoRedefine/>
    <w:semiHidden/>
    <w:pPr>
      <w:ind w:left="720" w:hanging="240"/>
    </w:pPr>
    <w:rPr>
      <w:rFonts w:cs="Times"/>
    </w:rPr>
  </w:style>
  <w:style w:type="paragraph" w:styleId="Index4">
    <w:name w:val="index 4"/>
    <w:basedOn w:val="Normal"/>
    <w:next w:val="Normal"/>
    <w:autoRedefine/>
    <w:semiHidden/>
    <w:pPr>
      <w:ind w:left="960" w:hanging="240"/>
    </w:pPr>
    <w:rPr>
      <w:rFonts w:cs="Times"/>
    </w:rPr>
  </w:style>
  <w:style w:type="paragraph" w:styleId="Index5">
    <w:name w:val="index 5"/>
    <w:basedOn w:val="Normal"/>
    <w:next w:val="Normal"/>
    <w:autoRedefine/>
    <w:semiHidden/>
    <w:pPr>
      <w:ind w:left="1200" w:hanging="240"/>
    </w:pPr>
    <w:rPr>
      <w:rFonts w:cs="Times"/>
    </w:rPr>
  </w:style>
  <w:style w:type="paragraph" w:styleId="Index6">
    <w:name w:val="index 6"/>
    <w:basedOn w:val="Normal"/>
    <w:next w:val="Normal"/>
    <w:autoRedefine/>
    <w:semiHidden/>
    <w:pPr>
      <w:ind w:left="1440" w:hanging="240"/>
    </w:pPr>
    <w:rPr>
      <w:rFonts w:cs="Times"/>
    </w:rPr>
  </w:style>
  <w:style w:type="paragraph" w:styleId="Index7">
    <w:name w:val="index 7"/>
    <w:basedOn w:val="Normal"/>
    <w:next w:val="Normal"/>
    <w:autoRedefine/>
    <w:semiHidden/>
    <w:pPr>
      <w:ind w:left="1680" w:hanging="240"/>
    </w:pPr>
    <w:rPr>
      <w:rFonts w:cs="Times"/>
    </w:rPr>
  </w:style>
  <w:style w:type="paragraph" w:styleId="Index8">
    <w:name w:val="index 8"/>
    <w:basedOn w:val="Normal"/>
    <w:next w:val="Normal"/>
    <w:autoRedefine/>
    <w:semiHidden/>
    <w:pPr>
      <w:ind w:left="1920" w:hanging="240"/>
    </w:pPr>
    <w:rPr>
      <w:rFonts w:cs="Times"/>
    </w:rPr>
  </w:style>
  <w:style w:type="paragraph" w:styleId="Index9">
    <w:name w:val="index 9"/>
    <w:basedOn w:val="Normal"/>
    <w:next w:val="Normal"/>
    <w:autoRedefine/>
    <w:semiHidden/>
    <w:pPr>
      <w:ind w:left="2160" w:hanging="240"/>
    </w:pPr>
    <w:rPr>
      <w:rFonts w:cs="Times"/>
    </w:r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pPr>
      <w:numPr>
        <w:numId w:val="1"/>
      </w:numPr>
    </w:pPr>
    <w:rPr>
      <w:rFonts w:cs="Times"/>
    </w:rPr>
  </w:style>
  <w:style w:type="paragraph" w:styleId="ListBullet2">
    <w:name w:val="List Bullet 2"/>
    <w:basedOn w:val="Normal"/>
    <w:autoRedefine/>
    <w:pPr>
      <w:numPr>
        <w:numId w:val="2"/>
      </w:numPr>
    </w:pPr>
    <w:rPr>
      <w:rFonts w:cs="Times"/>
    </w:rPr>
  </w:style>
  <w:style w:type="paragraph" w:styleId="ListBullet3">
    <w:name w:val="List Bullet 3"/>
    <w:basedOn w:val="Normal"/>
    <w:autoRedefine/>
    <w:pPr>
      <w:numPr>
        <w:numId w:val="3"/>
      </w:numPr>
    </w:pPr>
    <w:rPr>
      <w:rFonts w:cs="Times"/>
    </w:rPr>
  </w:style>
  <w:style w:type="paragraph" w:styleId="ListBullet4">
    <w:name w:val="List Bullet 4"/>
    <w:basedOn w:val="Normal"/>
    <w:autoRedefine/>
    <w:pPr>
      <w:numPr>
        <w:numId w:val="4"/>
      </w:numPr>
    </w:pPr>
    <w:rPr>
      <w:rFonts w:cs="Times"/>
    </w:rPr>
  </w:style>
  <w:style w:type="paragraph" w:styleId="ListBullet5">
    <w:name w:val="List Bullet 5"/>
    <w:basedOn w:val="Normal"/>
    <w:autoRedefine/>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link w:val="PlainTextChar"/>
    <w:rsid w:val="00A31F93"/>
    <w:pPr>
      <w:pBdr>
        <w:top w:val="nil"/>
        <w:left w:val="nil"/>
        <w:bottom w:val="nil"/>
        <w:right w:val="nil"/>
        <w:between w:val="nil"/>
        <w:bar w:val="nil"/>
      </w:pBdr>
    </w:pPr>
    <w:rPr>
      <w:rFonts w:ascii="Calibri" w:eastAsia="Calibri" w:hAnsi="Calibri" w:cs="Calibri"/>
      <w:color w:val="000000"/>
      <w:sz w:val="22"/>
      <w:szCs w:val="22"/>
      <w:u w:color="000000"/>
      <w:bdr w:val="nil"/>
      <w:lang w:val="es-ES_tradnl"/>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rPr>
      <w:rFonts w:cs="Times"/>
    </w:rPr>
  </w:style>
  <w:style w:type="paragraph" w:styleId="TableofFigures">
    <w:name w:val="table of figures"/>
    <w:basedOn w:val="Normal"/>
    <w:next w:val="Normal"/>
    <w:semiHidden/>
    <w:pPr>
      <w:ind w:left="480" w:hanging="480"/>
    </w:pPr>
    <w:rPr>
      <w:rFonts w:cs="Times"/>
    </w:rPr>
  </w:style>
  <w:style w:type="paragraph" w:styleId="Title">
    <w:name w:val="Title"/>
    <w:basedOn w:val="Normal"/>
    <w:link w:val="TitleChar"/>
    <w:uiPriority w:val="10"/>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rPr>
      <w:rFonts w:cs="Times"/>
    </w:rPr>
  </w:style>
  <w:style w:type="paragraph" w:styleId="TOC2">
    <w:name w:val="toc 2"/>
    <w:basedOn w:val="Normal"/>
    <w:next w:val="Normal"/>
    <w:autoRedefine/>
    <w:semiHidden/>
    <w:pPr>
      <w:ind w:left="240"/>
    </w:pPr>
    <w:rPr>
      <w:rFonts w:cs="Times"/>
    </w:rPr>
  </w:style>
  <w:style w:type="paragraph" w:styleId="TOC3">
    <w:name w:val="toc 3"/>
    <w:basedOn w:val="Normal"/>
    <w:next w:val="Normal"/>
    <w:autoRedefine/>
    <w:semiHidden/>
    <w:pPr>
      <w:ind w:left="480"/>
    </w:pPr>
    <w:rPr>
      <w:rFonts w:cs="Times"/>
    </w:rPr>
  </w:style>
  <w:style w:type="paragraph" w:styleId="TOC4">
    <w:name w:val="toc 4"/>
    <w:basedOn w:val="Normal"/>
    <w:next w:val="Normal"/>
    <w:autoRedefine/>
    <w:semiHidden/>
    <w:pPr>
      <w:ind w:left="720"/>
    </w:pPr>
    <w:rPr>
      <w:rFonts w:cs="Times"/>
    </w:rPr>
  </w:style>
  <w:style w:type="paragraph" w:styleId="TOC5">
    <w:name w:val="toc 5"/>
    <w:basedOn w:val="Normal"/>
    <w:next w:val="Normal"/>
    <w:autoRedefine/>
    <w:semiHidden/>
    <w:pPr>
      <w:ind w:left="960"/>
    </w:pPr>
    <w:rPr>
      <w:rFonts w:cs="Times"/>
    </w:rPr>
  </w:style>
  <w:style w:type="paragraph" w:styleId="TOC6">
    <w:name w:val="toc 6"/>
    <w:basedOn w:val="Normal"/>
    <w:next w:val="Normal"/>
    <w:autoRedefine/>
    <w:semiHidden/>
    <w:pPr>
      <w:ind w:left="1200"/>
    </w:pPr>
    <w:rPr>
      <w:rFonts w:cs="Times"/>
    </w:rPr>
  </w:style>
  <w:style w:type="paragraph" w:styleId="TOC7">
    <w:name w:val="toc 7"/>
    <w:basedOn w:val="Normal"/>
    <w:next w:val="Normal"/>
    <w:autoRedefine/>
    <w:semiHidden/>
    <w:pPr>
      <w:ind w:left="1440"/>
    </w:pPr>
    <w:rPr>
      <w:rFonts w:cs="Times"/>
    </w:rPr>
  </w:style>
  <w:style w:type="paragraph" w:styleId="TOC8">
    <w:name w:val="toc 8"/>
    <w:basedOn w:val="Normal"/>
    <w:next w:val="Normal"/>
    <w:autoRedefine/>
    <w:semiHidden/>
    <w:pPr>
      <w:ind w:left="1680"/>
    </w:pPr>
    <w:rPr>
      <w:rFonts w:cs="Times"/>
    </w:rPr>
  </w:style>
  <w:style w:type="paragraph" w:styleId="TOC9">
    <w:name w:val="toc 9"/>
    <w:basedOn w:val="Normal"/>
    <w:next w:val="Normal"/>
    <w:autoRedefine/>
    <w:semiHidden/>
    <w:pPr>
      <w:ind w:left="1920"/>
    </w:pPr>
    <w:rPr>
      <w:rFonts w:cs="Times"/>
    </w:rPr>
  </w:style>
  <w:style w:type="character" w:customStyle="1" w:styleId="SubheadinParagraph">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rPr>
      <w:rFonts w:cs="Times"/>
    </w:rPr>
  </w:style>
  <w:style w:type="paragraph" w:customStyle="1" w:styleId="H6">
    <w:name w:val="H6"/>
    <w:basedOn w:val="Normal"/>
    <w:next w:val="Normal"/>
    <w:pPr>
      <w:widowControl w:val="0"/>
      <w:snapToGrid w:val="0"/>
      <w:spacing w:before="100"/>
      <w:outlineLvl w:val="6"/>
    </w:pPr>
    <w:rPr>
      <w:rFonts w:ascii="Arial" w:hAnsi="Arial" w:cs="Arial"/>
      <w:b/>
      <w:bCs/>
      <w:sz w:val="20"/>
      <w:szCs w:val="20"/>
    </w:rPr>
  </w:style>
  <w:style w:type="paragraph" w:customStyle="1" w:styleId="Title2-Small">
    <w:name w:val="Title 2 - Small"/>
    <w:next w:val="Normal"/>
    <w:pPr>
      <w:autoSpaceDE w:val="0"/>
      <w:autoSpaceDN w:val="0"/>
      <w:jc w:val="center"/>
    </w:pPr>
    <w:rPr>
      <w:rFonts w:ascii="Helvetica" w:hAnsi="Helvetica" w:cs="Helvetica"/>
      <w:b/>
      <w:bCs/>
    </w:rPr>
  </w:style>
  <w:style w:type="character" w:styleId="CommentReference">
    <w:name w:val="annotation reference"/>
    <w:basedOn w:val="DefaultParagraphFont"/>
    <w:uiPriority w:val="99"/>
    <w:semiHidden/>
    <w:unhideWhenUsed/>
    <w:rsid w:val="00A31F93"/>
    <w:rPr>
      <w:sz w:val="18"/>
      <w:szCs w:val="18"/>
    </w:rPr>
  </w:style>
  <w:style w:type="paragraph" w:customStyle="1" w:styleId="QuickA">
    <w:name w:val="Quick A."/>
    <w:basedOn w:val="Normal"/>
    <w:pPr>
      <w:widowControl w:val="0"/>
      <w:numPr>
        <w:numId w:val="15"/>
      </w:numPr>
    </w:pPr>
    <w:rPr>
      <w:rFonts w:cs="Times"/>
    </w:rPr>
  </w:style>
  <w:style w:type="paragraph" w:customStyle="1" w:styleId="sbirtop">
    <w:name w:val="sbirtop"/>
    <w:basedOn w:val="Normal"/>
    <w:pPr>
      <w:tabs>
        <w:tab w:val="num" w:pos="1440"/>
        <w:tab w:val="num" w:pos="1800"/>
      </w:tabs>
      <w:spacing w:before="100" w:after="240"/>
      <w:ind w:left="1440" w:hanging="720"/>
    </w:pPr>
    <w:rPr>
      <w:rFonts w:cs="Times"/>
    </w:rPr>
  </w:style>
  <w:style w:type="paragraph" w:customStyle="1" w:styleId="ReminderList1">
    <w:name w:val="Reminder List 1"/>
    <w:basedOn w:val="Normal"/>
    <w:pPr>
      <w:numPr>
        <w:numId w:val="13"/>
      </w:numPr>
      <w:tabs>
        <w:tab w:val="left" w:pos="360"/>
      </w:tabs>
      <w:spacing w:after="120" w:line="260" w:lineRule="atLeast"/>
    </w:pPr>
    <w:rPr>
      <w:rFonts w:ascii="Helvetica" w:hAnsi="Helvetica" w:cs="Helvetica"/>
      <w:b/>
      <w:bCs/>
      <w:color w:val="000000"/>
    </w:rPr>
  </w:style>
  <w:style w:type="paragraph" w:customStyle="1" w:styleId="ReminderList2">
    <w:name w:val="Reminder List 2"/>
    <w:basedOn w:val="Normal"/>
    <w:pPr>
      <w:numPr>
        <w:numId w:val="12"/>
      </w:numPr>
      <w:tabs>
        <w:tab w:val="clear" w:pos="360"/>
        <w:tab w:val="left" w:pos="720"/>
      </w:tabs>
      <w:spacing w:after="60" w:line="260" w:lineRule="atLeast"/>
      <w:ind w:left="749"/>
    </w:pPr>
    <w:rPr>
      <w:rFonts w:ascii="Helvetica" w:hAnsi="Helvetica" w:cs="Helvetica"/>
      <w:color w:val="000000"/>
    </w:rPr>
  </w:style>
  <w:style w:type="paragraph" w:customStyle="1" w:styleId="ReminderList3">
    <w:name w:val="Reminder List 3"/>
    <w:basedOn w:val="Normal"/>
    <w:pPr>
      <w:numPr>
        <w:numId w:val="14"/>
      </w:numPr>
      <w:tabs>
        <w:tab w:val="clear" w:pos="360"/>
        <w:tab w:val="left" w:pos="1080"/>
      </w:tabs>
      <w:spacing w:after="60"/>
      <w:ind w:left="1080"/>
    </w:pPr>
    <w:rPr>
      <w:rFonts w:ascii="Helvetica" w:hAnsi="Helvetica" w:cs="Helvetica"/>
    </w:rPr>
  </w:style>
  <w:style w:type="character" w:styleId="Hyperlink">
    <w:name w:val="Hyperlink"/>
    <w:rsid w:val="00A31F93"/>
    <w:rPr>
      <w:u w:val="single"/>
    </w:rPr>
  </w:style>
  <w:style w:type="paragraph" w:customStyle="1" w:styleId="DataField10pt">
    <w:name w:val="Data Field 10pt"/>
    <w:basedOn w:val="Normal"/>
    <w:rPr>
      <w:rFonts w:ascii="Arial" w:hAnsi="Arial" w:cs="Arial"/>
      <w:sz w:val="20"/>
      <w:szCs w:val="20"/>
    </w:rPr>
  </w:style>
  <w:style w:type="paragraph" w:customStyle="1" w:styleId="DataField11pt-Single">
    <w:name w:val="Data Field 11pt-Single"/>
    <w:basedOn w:val="Normal"/>
    <w:rsid w:val="00925D28"/>
    <w:rPr>
      <w:rFonts w:ascii="Arial" w:hAnsi="Arial" w:cs="Arial"/>
      <w:szCs w:val="20"/>
    </w:rPr>
  </w:style>
  <w:style w:type="paragraph" w:customStyle="1" w:styleId="FormFooter">
    <w:name w:val="Form Footer"/>
    <w:basedOn w:val="Normal"/>
    <w:pPr>
      <w:tabs>
        <w:tab w:val="center" w:pos="5328"/>
        <w:tab w:val="right" w:pos="10728"/>
      </w:tabs>
      <w:ind w:left="58"/>
    </w:pPr>
    <w:rPr>
      <w:rFonts w:ascii="Arial" w:hAnsi="Arial" w:cs="Arial"/>
      <w:sz w:val="16"/>
      <w:szCs w:val="16"/>
    </w:rPr>
  </w:style>
  <w:style w:type="character" w:styleId="PageNumber">
    <w:name w:val="page number"/>
    <w:basedOn w:val="DefaultParagraphFont"/>
    <w:rPr>
      <w:rFonts w:ascii="Arial" w:hAnsi="Arial"/>
      <w:sz w:val="20"/>
      <w:u w:val="single"/>
    </w:rPr>
  </w:style>
  <w:style w:type="paragraph" w:customStyle="1" w:styleId="PIHeader">
    <w:name w:val="PI Header"/>
    <w:basedOn w:val="Normal"/>
    <w:pPr>
      <w:spacing w:after="40"/>
      <w:ind w:left="864"/>
    </w:pPr>
    <w:rPr>
      <w:rFonts w:ascii="Arial" w:hAnsi="Arial" w:cs="Arial"/>
      <w:noProof/>
      <w:sz w:val="16"/>
      <w:szCs w:val="20"/>
    </w:rPr>
  </w:style>
  <w:style w:type="paragraph" w:customStyle="1" w:styleId="FormFooterBorder">
    <w:name w:val="FormFooter/Border"/>
    <w:basedOn w:val="Footer"/>
    <w:pPr>
      <w:pBdr>
        <w:top w:val="single" w:sz="6" w:space="1" w:color="auto"/>
      </w:pBdr>
      <w:tabs>
        <w:tab w:val="clear" w:pos="4320"/>
        <w:tab w:val="clear" w:pos="8640"/>
        <w:tab w:val="center" w:pos="5400"/>
        <w:tab w:val="right" w:pos="10800"/>
      </w:tabs>
    </w:pPr>
    <w:rPr>
      <w:rFonts w:ascii="Arial" w:hAnsi="Arial" w:cs="Arial"/>
      <w:sz w:val="16"/>
      <w:szCs w:val="16"/>
    </w:rPr>
  </w:style>
  <w:style w:type="character" w:customStyle="1" w:styleId="PlainTextChar">
    <w:name w:val="Plain Text Char"/>
    <w:basedOn w:val="DefaultParagraphFont"/>
    <w:link w:val="PlainText"/>
    <w:rsid w:val="00A31F93"/>
    <w:rPr>
      <w:rFonts w:ascii="Calibri" w:eastAsia="Calibri" w:hAnsi="Calibri" w:cs="Calibri"/>
      <w:color w:val="000000"/>
      <w:sz w:val="22"/>
      <w:szCs w:val="22"/>
      <w:u w:color="000000"/>
      <w:bdr w:val="nil"/>
      <w:lang w:val="es-ES_tradnl"/>
    </w:rPr>
  </w:style>
  <w:style w:type="character" w:customStyle="1" w:styleId="apple-style-span">
    <w:name w:val="apple-style-span"/>
    <w:rsid w:val="0011683F"/>
  </w:style>
  <w:style w:type="paragraph" w:customStyle="1" w:styleId="Default">
    <w:name w:val="Default"/>
    <w:rsid w:val="00A31F93"/>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BalloonText">
    <w:name w:val="Balloon Text"/>
    <w:basedOn w:val="Normal"/>
    <w:link w:val="BalloonTextChar"/>
    <w:uiPriority w:val="99"/>
    <w:semiHidden/>
    <w:unhideWhenUsed/>
    <w:rsid w:val="00A31F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1F93"/>
    <w:rPr>
      <w:rFonts w:ascii="Lucida Grande" w:eastAsia="Arial Unicode MS" w:hAnsi="Lucida Grande" w:cs="Lucida Grande"/>
      <w:sz w:val="18"/>
      <w:szCs w:val="18"/>
      <w:bdr w:val="nil"/>
    </w:rPr>
  </w:style>
  <w:style w:type="paragraph" w:styleId="ListParagraph">
    <w:name w:val="List Paragraph"/>
    <w:basedOn w:val="Normal"/>
    <w:uiPriority w:val="34"/>
    <w:qFormat/>
    <w:rsid w:val="00561DD8"/>
    <w:pPr>
      <w:ind w:left="720"/>
      <w:contextualSpacing/>
    </w:pPr>
  </w:style>
  <w:style w:type="paragraph" w:styleId="CommentSubject">
    <w:name w:val="annotation subject"/>
    <w:basedOn w:val="CommentText"/>
    <w:next w:val="CommentText"/>
    <w:link w:val="CommentSubjectChar"/>
    <w:semiHidden/>
    <w:unhideWhenUsed/>
    <w:rsid w:val="004D189E"/>
    <w:rPr>
      <w:b/>
      <w:bCs/>
    </w:rPr>
  </w:style>
  <w:style w:type="character" w:customStyle="1" w:styleId="CommentTextChar">
    <w:name w:val="Comment Text Char"/>
    <w:basedOn w:val="DefaultParagraphFont"/>
    <w:link w:val="CommentText"/>
    <w:uiPriority w:val="99"/>
    <w:semiHidden/>
    <w:rsid w:val="00A31F93"/>
    <w:rPr>
      <w:rFonts w:eastAsia="Arial Unicode MS"/>
      <w:sz w:val="24"/>
      <w:szCs w:val="24"/>
      <w:bdr w:val="nil"/>
    </w:rPr>
  </w:style>
  <w:style w:type="character" w:customStyle="1" w:styleId="CommentSubjectChar">
    <w:name w:val="Comment Subject Char"/>
    <w:basedOn w:val="CommentTextChar"/>
    <w:link w:val="CommentSubject"/>
    <w:semiHidden/>
    <w:rsid w:val="004D189E"/>
    <w:rPr>
      <w:rFonts w:ascii="Times" w:eastAsia="Arial Unicode MS" w:hAnsi="Times" w:cs="Times"/>
      <w:b/>
      <w:bCs/>
      <w:sz w:val="24"/>
      <w:szCs w:val="24"/>
      <w:bdr w:val="nil"/>
    </w:rPr>
  </w:style>
  <w:style w:type="table" w:styleId="TableGrid">
    <w:name w:val="Table Grid"/>
    <w:basedOn w:val="TableNormal"/>
    <w:uiPriority w:val="59"/>
    <w:rsid w:val="003D20D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3D20D1"/>
    <w:rPr>
      <w:rFonts w:ascii="Arial" w:hAnsi="Arial" w:cs="Arial"/>
      <w:b/>
      <w:bCs/>
      <w:kern w:val="28"/>
      <w:sz w:val="32"/>
      <w:szCs w:val="32"/>
    </w:rPr>
  </w:style>
  <w:style w:type="paragraph" w:styleId="NoSpacing">
    <w:name w:val="No Spacing"/>
    <w:aliases w:val="Specific Aim,EP Normal Text"/>
    <w:basedOn w:val="Normal"/>
    <w:link w:val="NoSpacingChar"/>
    <w:uiPriority w:val="1"/>
    <w:qFormat/>
    <w:rsid w:val="00A31F93"/>
    <w:rPr>
      <w:rFonts w:ascii="Arial" w:hAnsi="Arial"/>
      <w:sz w:val="22"/>
      <w:szCs w:val="22"/>
    </w:rPr>
  </w:style>
  <w:style w:type="character" w:customStyle="1" w:styleId="NoSpacingChar">
    <w:name w:val="No Spacing Char"/>
    <w:aliases w:val="Specific Aim Char,EP Normal Text Char"/>
    <w:basedOn w:val="DefaultParagraphFont"/>
    <w:link w:val="NoSpacing"/>
    <w:uiPriority w:val="1"/>
    <w:rsid w:val="00A1343C"/>
    <w:rPr>
      <w:rFonts w:ascii="Arial" w:eastAsia="Arial Unicode MS" w:hAnsi="Arial"/>
      <w:sz w:val="22"/>
      <w:szCs w:val="22"/>
      <w:bdr w:val="nil"/>
    </w:rPr>
  </w:style>
  <w:style w:type="paragraph" w:styleId="Bibliography">
    <w:name w:val="Bibliography"/>
    <w:basedOn w:val="Normal"/>
    <w:next w:val="Normal"/>
    <w:uiPriority w:val="37"/>
    <w:unhideWhenUsed/>
    <w:rsid w:val="00A1343C"/>
    <w:pPr>
      <w:spacing w:after="180" w:line="274" w:lineRule="auto"/>
    </w:pPr>
  </w:style>
  <w:style w:type="character" w:customStyle="1" w:styleId="highlight">
    <w:name w:val="highlight"/>
    <w:basedOn w:val="DefaultParagraphFont"/>
    <w:rsid w:val="0035102A"/>
  </w:style>
  <w:style w:type="character" w:styleId="FollowedHyperlink">
    <w:name w:val="FollowedHyperlink"/>
    <w:basedOn w:val="DefaultParagraphFont"/>
    <w:semiHidden/>
    <w:unhideWhenUsed/>
    <w:rsid w:val="002F3872"/>
    <w:rPr>
      <w:color w:val="954F72" w:themeColor="followedHyperlink"/>
      <w:u w:val="single"/>
    </w:rPr>
  </w:style>
  <w:style w:type="paragraph" w:styleId="Revision">
    <w:name w:val="Revision"/>
    <w:hidden/>
    <w:uiPriority w:val="99"/>
    <w:semiHidden/>
    <w:rsid w:val="00B20C27"/>
    <w:rPr>
      <w:rFonts w:ascii="Times" w:hAnsi="Times"/>
      <w:sz w:val="24"/>
      <w:szCs w:val="24"/>
    </w:rPr>
  </w:style>
  <w:style w:type="character" w:customStyle="1" w:styleId="Heading1Char">
    <w:name w:val="Heading 1 Char"/>
    <w:aliases w:val="EP Main Heading Char"/>
    <w:basedOn w:val="DefaultParagraphFont"/>
    <w:link w:val="Heading1"/>
    <w:uiPriority w:val="9"/>
    <w:rsid w:val="00A31F93"/>
    <w:rPr>
      <w:rFonts w:ascii="Arial" w:eastAsia="Calibri" w:hAnsi="Arial" w:cs="Calibri"/>
      <w:b/>
      <w:bCs/>
      <w:caps/>
      <w:color w:val="000000"/>
      <w:sz w:val="22"/>
      <w:szCs w:val="22"/>
      <w:u w:color="000000"/>
      <w:bdr w:val="nil"/>
      <w:lang w:val="es-ES_tradnl"/>
    </w:rPr>
  </w:style>
  <w:style w:type="character" w:customStyle="1" w:styleId="Heading2Char">
    <w:name w:val="Heading 2 Char"/>
    <w:aliases w:val="EP Subhead Char"/>
    <w:basedOn w:val="DefaultParagraphFont"/>
    <w:link w:val="Heading2"/>
    <w:uiPriority w:val="9"/>
    <w:rsid w:val="00A31F93"/>
    <w:rPr>
      <w:rFonts w:ascii="Arial" w:eastAsia="Arial Unicode MS" w:hAnsi="Arial"/>
      <w:b/>
      <w:bCs/>
      <w:sz w:val="22"/>
      <w:szCs w:val="22"/>
      <w:bdr w:val="nil"/>
    </w:rPr>
  </w:style>
  <w:style w:type="paragraph" w:customStyle="1" w:styleId="HeaderFooter">
    <w:name w:val="Header &amp; Footer"/>
    <w:rsid w:val="00A31F93"/>
    <w:pPr>
      <w:pBdr>
        <w:top w:val="nil"/>
        <w:left w:val="nil"/>
        <w:bottom w:val="nil"/>
        <w:right w:val="nil"/>
        <w:between w:val="nil"/>
        <w:bar w:val="nil"/>
      </w:pBdr>
      <w:tabs>
        <w:tab w:val="right" w:pos="9020"/>
      </w:tabs>
    </w:pPr>
    <w:rPr>
      <w:rFonts w:ascii="Helvetica" w:eastAsia="Arial Unicode MS" w:hAnsi="Helvetica" w:cs="Arial Unicode MS"/>
      <w:color w:val="000000"/>
      <w:sz w:val="24"/>
      <w:szCs w:val="24"/>
      <w:bdr w:val="nil"/>
    </w:rPr>
  </w:style>
  <w:style w:type="character" w:customStyle="1" w:styleId="Heading3Char">
    <w:name w:val="Heading 3 Char"/>
    <w:aliases w:val="Sub heading Char"/>
    <w:basedOn w:val="DefaultParagraphFont"/>
    <w:link w:val="Heading3"/>
    <w:uiPriority w:val="9"/>
    <w:rsid w:val="00A31F93"/>
    <w:rPr>
      <w:rFonts w:ascii="Arial" w:eastAsia="Arial Unicode MS" w:hAnsi="Arial"/>
      <w:b/>
      <w:bCs/>
      <w:sz w:val="22"/>
      <w:szCs w:val="22"/>
      <w:bdr w:val="nil"/>
    </w:rPr>
  </w:style>
  <w:style w:type="paragraph" w:customStyle="1" w:styleId="Body">
    <w:name w:val="Body"/>
    <w:rsid w:val="00A31F93"/>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rPr>
  </w:style>
  <w:style w:type="paragraph" w:customStyle="1" w:styleId="CaptionFigure">
    <w:name w:val="Caption/Figure"/>
    <w:basedOn w:val="NoSpacing"/>
    <w:autoRedefine/>
    <w:qFormat/>
    <w:rsid w:val="00A31F93"/>
    <w:rPr>
      <w:noProof/>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31F93"/>
    <w:pPr>
      <w:pBdr>
        <w:top w:val="nil"/>
        <w:left w:val="nil"/>
        <w:bottom w:val="nil"/>
        <w:right w:val="nil"/>
        <w:between w:val="nil"/>
        <w:bar w:val="nil"/>
      </w:pBdr>
    </w:pPr>
    <w:rPr>
      <w:rFonts w:eastAsia="Arial Unicode MS"/>
      <w:sz w:val="24"/>
      <w:szCs w:val="24"/>
      <w:bdr w:val="nil"/>
    </w:rPr>
  </w:style>
  <w:style w:type="paragraph" w:styleId="Heading1">
    <w:name w:val="heading 1"/>
    <w:aliases w:val="EP Main Heading"/>
    <w:basedOn w:val="PlainText"/>
    <w:next w:val="Normal"/>
    <w:link w:val="Heading1Char"/>
    <w:uiPriority w:val="9"/>
    <w:qFormat/>
    <w:rsid w:val="00A31F93"/>
    <w:pPr>
      <w:outlineLvl w:val="0"/>
    </w:pPr>
    <w:rPr>
      <w:rFonts w:ascii="Arial" w:hAnsi="Arial"/>
      <w:b/>
      <w:bCs/>
      <w:caps/>
    </w:rPr>
  </w:style>
  <w:style w:type="paragraph" w:styleId="Heading2">
    <w:name w:val="heading 2"/>
    <w:aliases w:val="EP Subhead"/>
    <w:basedOn w:val="Normal"/>
    <w:next w:val="Normal"/>
    <w:link w:val="Heading2Char"/>
    <w:uiPriority w:val="9"/>
    <w:unhideWhenUsed/>
    <w:qFormat/>
    <w:rsid w:val="00A31F93"/>
    <w:pPr>
      <w:outlineLvl w:val="1"/>
    </w:pPr>
    <w:rPr>
      <w:rFonts w:ascii="Arial" w:hAnsi="Arial"/>
      <w:b/>
      <w:bCs/>
      <w:sz w:val="22"/>
      <w:szCs w:val="22"/>
    </w:rPr>
  </w:style>
  <w:style w:type="paragraph" w:styleId="Heading3">
    <w:name w:val="heading 3"/>
    <w:aliases w:val="Sub heading"/>
    <w:basedOn w:val="Heading2"/>
    <w:next w:val="Normal"/>
    <w:link w:val="Heading3Char"/>
    <w:uiPriority w:val="9"/>
    <w:unhideWhenUsed/>
    <w:qFormat/>
    <w:rsid w:val="00A31F93"/>
    <w:pPr>
      <w:outlineLvl w:val="2"/>
    </w:pPr>
  </w:style>
  <w:style w:type="paragraph" w:styleId="Heading4">
    <w:name w:val="heading 4"/>
    <w:basedOn w:val="Normal"/>
    <w:next w:val="Normal"/>
    <w:qFormat/>
    <w:pPr>
      <w:keepNext/>
      <w:spacing w:before="240" w:after="60"/>
      <w:outlineLvl w:val="3"/>
    </w:pPr>
    <w:rPr>
      <w:rFonts w:ascii="Arial" w:hAnsi="Arial" w:cs="Arial"/>
      <w:b/>
      <w:bCs/>
    </w:rPr>
  </w:style>
  <w:style w:type="paragraph" w:styleId="Heading5">
    <w:name w:val="heading 5"/>
    <w:basedOn w:val="Normal"/>
    <w:next w:val="Normal"/>
    <w:qFormat/>
    <w:pPr>
      <w:spacing w:before="240" w:after="60"/>
      <w:outlineLvl w:val="4"/>
    </w:pPr>
    <w:rPr>
      <w:rFonts w:cs="Times"/>
    </w:rPr>
  </w:style>
  <w:style w:type="paragraph" w:styleId="Heading6">
    <w:name w:val="heading 6"/>
    <w:basedOn w:val="Normal"/>
    <w:next w:val="Normal"/>
    <w:qFormat/>
    <w:pPr>
      <w:spacing w:before="240" w:after="60"/>
      <w:outlineLvl w:val="5"/>
    </w:pPr>
    <w:rPr>
      <w:rFonts w:cs="Times"/>
      <w:i/>
      <w:iCs/>
    </w:rPr>
  </w:style>
  <w:style w:type="paragraph" w:styleId="Heading7">
    <w:name w:val="heading 7"/>
    <w:basedOn w:val="Normal"/>
    <w:next w:val="Normal"/>
    <w:qFormat/>
    <w:pPr>
      <w:spacing w:before="240" w:after="60"/>
      <w:outlineLvl w:val="6"/>
    </w:pPr>
    <w:rPr>
      <w:rFonts w:ascii="Arial" w:hAnsi="Arial" w:cs="Arial"/>
      <w:sz w:val="20"/>
      <w:szCs w:val="20"/>
    </w:rPr>
  </w:style>
  <w:style w:type="paragraph" w:styleId="Heading8">
    <w:name w:val="heading 8"/>
    <w:basedOn w:val="Normal"/>
    <w:next w:val="Normal"/>
    <w:qFormat/>
    <w:pPr>
      <w:spacing w:before="240" w:after="60"/>
      <w:outlineLvl w:val="7"/>
    </w:pPr>
    <w:rPr>
      <w:rFonts w:ascii="Arial" w:hAnsi="Arial" w:cs="Arial"/>
      <w:i/>
      <w:iCs/>
      <w:sz w:val="20"/>
      <w:szCs w:val="20"/>
    </w:rPr>
  </w:style>
  <w:style w:type="paragraph" w:styleId="Heading9">
    <w:name w:val="heading 9"/>
    <w:basedOn w:val="Normal"/>
    <w:next w:val="Normal"/>
    <w:qFormat/>
    <w:p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rsid w:val="00A31F9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1F93"/>
  </w:style>
  <w:style w:type="paragraph" w:customStyle="1" w:styleId="checkbox">
    <w:name w:val="checkbox"/>
    <w:basedOn w:val="Normal"/>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hAnsi="Arial" w:cs="Arial"/>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hAnsi="Times" w:cs="Times"/>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pPr>
      <w:spacing w:before="120" w:after="120"/>
    </w:pPr>
    <w:rPr>
      <w:rFonts w:cs="Times"/>
      <w:b/>
      <w:bCs/>
    </w:rPr>
  </w:style>
  <w:style w:type="paragraph" w:styleId="Closing">
    <w:name w:val="Closing"/>
    <w:basedOn w:val="Normal"/>
    <w:pPr>
      <w:ind w:left="4320"/>
    </w:pPr>
    <w:rPr>
      <w:rFonts w:cs="Times"/>
    </w:rPr>
  </w:style>
  <w:style w:type="paragraph" w:styleId="CommentText">
    <w:name w:val="annotation text"/>
    <w:basedOn w:val="Normal"/>
    <w:link w:val="CommentTextChar"/>
    <w:uiPriority w:val="99"/>
    <w:semiHidden/>
    <w:unhideWhenUsed/>
    <w:rsid w:val="00A31F93"/>
  </w:style>
  <w:style w:type="paragraph" w:styleId="Date">
    <w:name w:val="Date"/>
    <w:basedOn w:val="Normal"/>
    <w:next w:val="Normal"/>
    <w:rPr>
      <w:rFonts w:cs="Times"/>
    </w:rPr>
  </w:style>
  <w:style w:type="paragraph" w:styleId="DocumentMap">
    <w:name w:val="Document Map"/>
    <w:basedOn w:val="Normal"/>
    <w:semiHidden/>
    <w:pPr>
      <w:shd w:val="clear" w:color="auto" w:fill="000080"/>
    </w:pPr>
    <w:rPr>
      <w:rFonts w:ascii="Tahoma" w:hAnsi="Tahoma" w:cs="Tahoma"/>
    </w:rPr>
  </w:style>
  <w:style w:type="paragraph" w:styleId="EndnoteText">
    <w:name w:val="endnote text"/>
    <w:basedOn w:val="Normal"/>
    <w:semiHidden/>
    <w:rPr>
      <w:rFonts w:cs="Times"/>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semiHidden/>
    <w:pPr>
      <w:ind w:left="240" w:hanging="240"/>
    </w:pPr>
    <w:rPr>
      <w:rFonts w:cs="Times"/>
    </w:rPr>
  </w:style>
  <w:style w:type="paragraph" w:styleId="Index2">
    <w:name w:val="index 2"/>
    <w:basedOn w:val="Normal"/>
    <w:next w:val="Normal"/>
    <w:autoRedefine/>
    <w:semiHidden/>
    <w:pPr>
      <w:ind w:left="480" w:hanging="240"/>
    </w:pPr>
    <w:rPr>
      <w:rFonts w:cs="Times"/>
    </w:rPr>
  </w:style>
  <w:style w:type="paragraph" w:styleId="Index3">
    <w:name w:val="index 3"/>
    <w:basedOn w:val="Normal"/>
    <w:next w:val="Normal"/>
    <w:autoRedefine/>
    <w:semiHidden/>
    <w:pPr>
      <w:ind w:left="720" w:hanging="240"/>
    </w:pPr>
    <w:rPr>
      <w:rFonts w:cs="Times"/>
    </w:rPr>
  </w:style>
  <w:style w:type="paragraph" w:styleId="Index4">
    <w:name w:val="index 4"/>
    <w:basedOn w:val="Normal"/>
    <w:next w:val="Normal"/>
    <w:autoRedefine/>
    <w:semiHidden/>
    <w:pPr>
      <w:ind w:left="960" w:hanging="240"/>
    </w:pPr>
    <w:rPr>
      <w:rFonts w:cs="Times"/>
    </w:rPr>
  </w:style>
  <w:style w:type="paragraph" w:styleId="Index5">
    <w:name w:val="index 5"/>
    <w:basedOn w:val="Normal"/>
    <w:next w:val="Normal"/>
    <w:autoRedefine/>
    <w:semiHidden/>
    <w:pPr>
      <w:ind w:left="1200" w:hanging="240"/>
    </w:pPr>
    <w:rPr>
      <w:rFonts w:cs="Times"/>
    </w:rPr>
  </w:style>
  <w:style w:type="paragraph" w:styleId="Index6">
    <w:name w:val="index 6"/>
    <w:basedOn w:val="Normal"/>
    <w:next w:val="Normal"/>
    <w:autoRedefine/>
    <w:semiHidden/>
    <w:pPr>
      <w:ind w:left="1440" w:hanging="240"/>
    </w:pPr>
    <w:rPr>
      <w:rFonts w:cs="Times"/>
    </w:rPr>
  </w:style>
  <w:style w:type="paragraph" w:styleId="Index7">
    <w:name w:val="index 7"/>
    <w:basedOn w:val="Normal"/>
    <w:next w:val="Normal"/>
    <w:autoRedefine/>
    <w:semiHidden/>
    <w:pPr>
      <w:ind w:left="1680" w:hanging="240"/>
    </w:pPr>
    <w:rPr>
      <w:rFonts w:cs="Times"/>
    </w:rPr>
  </w:style>
  <w:style w:type="paragraph" w:styleId="Index8">
    <w:name w:val="index 8"/>
    <w:basedOn w:val="Normal"/>
    <w:next w:val="Normal"/>
    <w:autoRedefine/>
    <w:semiHidden/>
    <w:pPr>
      <w:ind w:left="1920" w:hanging="240"/>
    </w:pPr>
    <w:rPr>
      <w:rFonts w:cs="Times"/>
    </w:rPr>
  </w:style>
  <w:style w:type="paragraph" w:styleId="Index9">
    <w:name w:val="index 9"/>
    <w:basedOn w:val="Normal"/>
    <w:next w:val="Normal"/>
    <w:autoRedefine/>
    <w:semiHidden/>
    <w:pPr>
      <w:ind w:left="2160" w:hanging="240"/>
    </w:pPr>
    <w:rPr>
      <w:rFonts w:cs="Times"/>
    </w:r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pPr>
      <w:numPr>
        <w:numId w:val="1"/>
      </w:numPr>
    </w:pPr>
    <w:rPr>
      <w:rFonts w:cs="Times"/>
    </w:rPr>
  </w:style>
  <w:style w:type="paragraph" w:styleId="ListBullet2">
    <w:name w:val="List Bullet 2"/>
    <w:basedOn w:val="Normal"/>
    <w:autoRedefine/>
    <w:pPr>
      <w:numPr>
        <w:numId w:val="2"/>
      </w:numPr>
    </w:pPr>
    <w:rPr>
      <w:rFonts w:cs="Times"/>
    </w:rPr>
  </w:style>
  <w:style w:type="paragraph" w:styleId="ListBullet3">
    <w:name w:val="List Bullet 3"/>
    <w:basedOn w:val="Normal"/>
    <w:autoRedefine/>
    <w:pPr>
      <w:numPr>
        <w:numId w:val="3"/>
      </w:numPr>
    </w:pPr>
    <w:rPr>
      <w:rFonts w:cs="Times"/>
    </w:rPr>
  </w:style>
  <w:style w:type="paragraph" w:styleId="ListBullet4">
    <w:name w:val="List Bullet 4"/>
    <w:basedOn w:val="Normal"/>
    <w:autoRedefine/>
    <w:pPr>
      <w:numPr>
        <w:numId w:val="4"/>
      </w:numPr>
    </w:pPr>
    <w:rPr>
      <w:rFonts w:cs="Times"/>
    </w:rPr>
  </w:style>
  <w:style w:type="paragraph" w:styleId="ListBullet5">
    <w:name w:val="List Bullet 5"/>
    <w:basedOn w:val="Normal"/>
    <w:autoRedefine/>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link w:val="PlainTextChar"/>
    <w:rsid w:val="00A31F93"/>
    <w:pPr>
      <w:pBdr>
        <w:top w:val="nil"/>
        <w:left w:val="nil"/>
        <w:bottom w:val="nil"/>
        <w:right w:val="nil"/>
        <w:between w:val="nil"/>
        <w:bar w:val="nil"/>
      </w:pBdr>
    </w:pPr>
    <w:rPr>
      <w:rFonts w:ascii="Calibri" w:eastAsia="Calibri" w:hAnsi="Calibri" w:cs="Calibri"/>
      <w:color w:val="000000"/>
      <w:sz w:val="22"/>
      <w:szCs w:val="22"/>
      <w:u w:color="000000"/>
      <w:bdr w:val="nil"/>
      <w:lang w:val="es-ES_tradnl"/>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rPr>
      <w:rFonts w:cs="Times"/>
    </w:rPr>
  </w:style>
  <w:style w:type="paragraph" w:styleId="TableofFigures">
    <w:name w:val="table of figures"/>
    <w:basedOn w:val="Normal"/>
    <w:next w:val="Normal"/>
    <w:semiHidden/>
    <w:pPr>
      <w:ind w:left="480" w:hanging="480"/>
    </w:pPr>
    <w:rPr>
      <w:rFonts w:cs="Times"/>
    </w:rPr>
  </w:style>
  <w:style w:type="paragraph" w:styleId="Title">
    <w:name w:val="Title"/>
    <w:basedOn w:val="Normal"/>
    <w:link w:val="TitleChar"/>
    <w:uiPriority w:val="10"/>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rPr>
      <w:rFonts w:cs="Times"/>
    </w:rPr>
  </w:style>
  <w:style w:type="paragraph" w:styleId="TOC2">
    <w:name w:val="toc 2"/>
    <w:basedOn w:val="Normal"/>
    <w:next w:val="Normal"/>
    <w:autoRedefine/>
    <w:semiHidden/>
    <w:pPr>
      <w:ind w:left="240"/>
    </w:pPr>
    <w:rPr>
      <w:rFonts w:cs="Times"/>
    </w:rPr>
  </w:style>
  <w:style w:type="paragraph" w:styleId="TOC3">
    <w:name w:val="toc 3"/>
    <w:basedOn w:val="Normal"/>
    <w:next w:val="Normal"/>
    <w:autoRedefine/>
    <w:semiHidden/>
    <w:pPr>
      <w:ind w:left="480"/>
    </w:pPr>
    <w:rPr>
      <w:rFonts w:cs="Times"/>
    </w:rPr>
  </w:style>
  <w:style w:type="paragraph" w:styleId="TOC4">
    <w:name w:val="toc 4"/>
    <w:basedOn w:val="Normal"/>
    <w:next w:val="Normal"/>
    <w:autoRedefine/>
    <w:semiHidden/>
    <w:pPr>
      <w:ind w:left="720"/>
    </w:pPr>
    <w:rPr>
      <w:rFonts w:cs="Times"/>
    </w:rPr>
  </w:style>
  <w:style w:type="paragraph" w:styleId="TOC5">
    <w:name w:val="toc 5"/>
    <w:basedOn w:val="Normal"/>
    <w:next w:val="Normal"/>
    <w:autoRedefine/>
    <w:semiHidden/>
    <w:pPr>
      <w:ind w:left="960"/>
    </w:pPr>
    <w:rPr>
      <w:rFonts w:cs="Times"/>
    </w:rPr>
  </w:style>
  <w:style w:type="paragraph" w:styleId="TOC6">
    <w:name w:val="toc 6"/>
    <w:basedOn w:val="Normal"/>
    <w:next w:val="Normal"/>
    <w:autoRedefine/>
    <w:semiHidden/>
    <w:pPr>
      <w:ind w:left="1200"/>
    </w:pPr>
    <w:rPr>
      <w:rFonts w:cs="Times"/>
    </w:rPr>
  </w:style>
  <w:style w:type="paragraph" w:styleId="TOC7">
    <w:name w:val="toc 7"/>
    <w:basedOn w:val="Normal"/>
    <w:next w:val="Normal"/>
    <w:autoRedefine/>
    <w:semiHidden/>
    <w:pPr>
      <w:ind w:left="1440"/>
    </w:pPr>
    <w:rPr>
      <w:rFonts w:cs="Times"/>
    </w:rPr>
  </w:style>
  <w:style w:type="paragraph" w:styleId="TOC8">
    <w:name w:val="toc 8"/>
    <w:basedOn w:val="Normal"/>
    <w:next w:val="Normal"/>
    <w:autoRedefine/>
    <w:semiHidden/>
    <w:pPr>
      <w:ind w:left="1680"/>
    </w:pPr>
    <w:rPr>
      <w:rFonts w:cs="Times"/>
    </w:rPr>
  </w:style>
  <w:style w:type="paragraph" w:styleId="TOC9">
    <w:name w:val="toc 9"/>
    <w:basedOn w:val="Normal"/>
    <w:next w:val="Normal"/>
    <w:autoRedefine/>
    <w:semiHidden/>
    <w:pPr>
      <w:ind w:left="1920"/>
    </w:pPr>
    <w:rPr>
      <w:rFonts w:cs="Times"/>
    </w:rPr>
  </w:style>
  <w:style w:type="character" w:customStyle="1" w:styleId="SubheadinParagraph">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rPr>
      <w:rFonts w:cs="Times"/>
    </w:rPr>
  </w:style>
  <w:style w:type="paragraph" w:customStyle="1" w:styleId="H6">
    <w:name w:val="H6"/>
    <w:basedOn w:val="Normal"/>
    <w:next w:val="Normal"/>
    <w:pPr>
      <w:widowControl w:val="0"/>
      <w:snapToGrid w:val="0"/>
      <w:spacing w:before="100"/>
      <w:outlineLvl w:val="6"/>
    </w:pPr>
    <w:rPr>
      <w:rFonts w:ascii="Arial" w:hAnsi="Arial" w:cs="Arial"/>
      <w:b/>
      <w:bCs/>
      <w:sz w:val="20"/>
      <w:szCs w:val="20"/>
    </w:rPr>
  </w:style>
  <w:style w:type="paragraph" w:customStyle="1" w:styleId="Title2-Small">
    <w:name w:val="Title 2 - Small"/>
    <w:next w:val="Normal"/>
    <w:pPr>
      <w:autoSpaceDE w:val="0"/>
      <w:autoSpaceDN w:val="0"/>
      <w:jc w:val="center"/>
    </w:pPr>
    <w:rPr>
      <w:rFonts w:ascii="Helvetica" w:hAnsi="Helvetica" w:cs="Helvetica"/>
      <w:b/>
      <w:bCs/>
    </w:rPr>
  </w:style>
  <w:style w:type="character" w:styleId="CommentReference">
    <w:name w:val="annotation reference"/>
    <w:basedOn w:val="DefaultParagraphFont"/>
    <w:uiPriority w:val="99"/>
    <w:semiHidden/>
    <w:unhideWhenUsed/>
    <w:rsid w:val="00A31F93"/>
    <w:rPr>
      <w:sz w:val="18"/>
      <w:szCs w:val="18"/>
    </w:rPr>
  </w:style>
  <w:style w:type="paragraph" w:customStyle="1" w:styleId="QuickA">
    <w:name w:val="Quick A."/>
    <w:basedOn w:val="Normal"/>
    <w:pPr>
      <w:widowControl w:val="0"/>
      <w:numPr>
        <w:numId w:val="15"/>
      </w:numPr>
    </w:pPr>
    <w:rPr>
      <w:rFonts w:cs="Times"/>
    </w:rPr>
  </w:style>
  <w:style w:type="paragraph" w:customStyle="1" w:styleId="sbirtop">
    <w:name w:val="sbirtop"/>
    <w:basedOn w:val="Normal"/>
    <w:pPr>
      <w:tabs>
        <w:tab w:val="num" w:pos="1440"/>
        <w:tab w:val="num" w:pos="1800"/>
      </w:tabs>
      <w:spacing w:before="100" w:after="240"/>
      <w:ind w:left="1440" w:hanging="720"/>
    </w:pPr>
    <w:rPr>
      <w:rFonts w:cs="Times"/>
    </w:rPr>
  </w:style>
  <w:style w:type="paragraph" w:customStyle="1" w:styleId="ReminderList1">
    <w:name w:val="Reminder List 1"/>
    <w:basedOn w:val="Normal"/>
    <w:pPr>
      <w:numPr>
        <w:numId w:val="13"/>
      </w:numPr>
      <w:tabs>
        <w:tab w:val="left" w:pos="360"/>
      </w:tabs>
      <w:spacing w:after="120" w:line="260" w:lineRule="atLeast"/>
    </w:pPr>
    <w:rPr>
      <w:rFonts w:ascii="Helvetica" w:hAnsi="Helvetica" w:cs="Helvetica"/>
      <w:b/>
      <w:bCs/>
      <w:color w:val="000000"/>
    </w:rPr>
  </w:style>
  <w:style w:type="paragraph" w:customStyle="1" w:styleId="ReminderList2">
    <w:name w:val="Reminder List 2"/>
    <w:basedOn w:val="Normal"/>
    <w:pPr>
      <w:numPr>
        <w:numId w:val="12"/>
      </w:numPr>
      <w:tabs>
        <w:tab w:val="clear" w:pos="360"/>
        <w:tab w:val="left" w:pos="720"/>
      </w:tabs>
      <w:spacing w:after="60" w:line="260" w:lineRule="atLeast"/>
      <w:ind w:left="749"/>
    </w:pPr>
    <w:rPr>
      <w:rFonts w:ascii="Helvetica" w:hAnsi="Helvetica" w:cs="Helvetica"/>
      <w:color w:val="000000"/>
    </w:rPr>
  </w:style>
  <w:style w:type="paragraph" w:customStyle="1" w:styleId="ReminderList3">
    <w:name w:val="Reminder List 3"/>
    <w:basedOn w:val="Normal"/>
    <w:pPr>
      <w:numPr>
        <w:numId w:val="14"/>
      </w:numPr>
      <w:tabs>
        <w:tab w:val="clear" w:pos="360"/>
        <w:tab w:val="left" w:pos="1080"/>
      </w:tabs>
      <w:spacing w:after="60"/>
      <w:ind w:left="1080"/>
    </w:pPr>
    <w:rPr>
      <w:rFonts w:ascii="Helvetica" w:hAnsi="Helvetica" w:cs="Helvetica"/>
    </w:rPr>
  </w:style>
  <w:style w:type="character" w:styleId="Hyperlink">
    <w:name w:val="Hyperlink"/>
    <w:rsid w:val="00A31F93"/>
    <w:rPr>
      <w:u w:val="single"/>
    </w:rPr>
  </w:style>
  <w:style w:type="paragraph" w:customStyle="1" w:styleId="DataField10pt">
    <w:name w:val="Data Field 10pt"/>
    <w:basedOn w:val="Normal"/>
    <w:rPr>
      <w:rFonts w:ascii="Arial" w:hAnsi="Arial" w:cs="Arial"/>
      <w:sz w:val="20"/>
      <w:szCs w:val="20"/>
    </w:rPr>
  </w:style>
  <w:style w:type="paragraph" w:customStyle="1" w:styleId="DataField11pt-Single">
    <w:name w:val="Data Field 11pt-Single"/>
    <w:basedOn w:val="Normal"/>
    <w:rsid w:val="00925D28"/>
    <w:rPr>
      <w:rFonts w:ascii="Arial" w:hAnsi="Arial" w:cs="Arial"/>
      <w:szCs w:val="20"/>
    </w:rPr>
  </w:style>
  <w:style w:type="paragraph" w:customStyle="1" w:styleId="FormFooter">
    <w:name w:val="Form Footer"/>
    <w:basedOn w:val="Normal"/>
    <w:pPr>
      <w:tabs>
        <w:tab w:val="center" w:pos="5328"/>
        <w:tab w:val="right" w:pos="10728"/>
      </w:tabs>
      <w:ind w:left="58"/>
    </w:pPr>
    <w:rPr>
      <w:rFonts w:ascii="Arial" w:hAnsi="Arial" w:cs="Arial"/>
      <w:sz w:val="16"/>
      <w:szCs w:val="16"/>
    </w:rPr>
  </w:style>
  <w:style w:type="character" w:styleId="PageNumber">
    <w:name w:val="page number"/>
    <w:basedOn w:val="DefaultParagraphFont"/>
    <w:rPr>
      <w:rFonts w:ascii="Arial" w:hAnsi="Arial"/>
      <w:sz w:val="20"/>
      <w:u w:val="single"/>
    </w:rPr>
  </w:style>
  <w:style w:type="paragraph" w:customStyle="1" w:styleId="PIHeader">
    <w:name w:val="PI Header"/>
    <w:basedOn w:val="Normal"/>
    <w:pPr>
      <w:spacing w:after="40"/>
      <w:ind w:left="864"/>
    </w:pPr>
    <w:rPr>
      <w:rFonts w:ascii="Arial" w:hAnsi="Arial" w:cs="Arial"/>
      <w:noProof/>
      <w:sz w:val="16"/>
      <w:szCs w:val="20"/>
    </w:rPr>
  </w:style>
  <w:style w:type="paragraph" w:customStyle="1" w:styleId="FormFooterBorder">
    <w:name w:val="FormFooter/Border"/>
    <w:basedOn w:val="Footer"/>
    <w:pPr>
      <w:pBdr>
        <w:top w:val="single" w:sz="6" w:space="1" w:color="auto"/>
      </w:pBdr>
      <w:tabs>
        <w:tab w:val="clear" w:pos="4320"/>
        <w:tab w:val="clear" w:pos="8640"/>
        <w:tab w:val="center" w:pos="5400"/>
        <w:tab w:val="right" w:pos="10800"/>
      </w:tabs>
    </w:pPr>
    <w:rPr>
      <w:rFonts w:ascii="Arial" w:hAnsi="Arial" w:cs="Arial"/>
      <w:sz w:val="16"/>
      <w:szCs w:val="16"/>
    </w:rPr>
  </w:style>
  <w:style w:type="character" w:customStyle="1" w:styleId="PlainTextChar">
    <w:name w:val="Plain Text Char"/>
    <w:basedOn w:val="DefaultParagraphFont"/>
    <w:link w:val="PlainText"/>
    <w:rsid w:val="00A31F93"/>
    <w:rPr>
      <w:rFonts w:ascii="Calibri" w:eastAsia="Calibri" w:hAnsi="Calibri" w:cs="Calibri"/>
      <w:color w:val="000000"/>
      <w:sz w:val="22"/>
      <w:szCs w:val="22"/>
      <w:u w:color="000000"/>
      <w:bdr w:val="nil"/>
      <w:lang w:val="es-ES_tradnl"/>
    </w:rPr>
  </w:style>
  <w:style w:type="character" w:customStyle="1" w:styleId="apple-style-span">
    <w:name w:val="apple-style-span"/>
    <w:rsid w:val="0011683F"/>
  </w:style>
  <w:style w:type="paragraph" w:customStyle="1" w:styleId="Default">
    <w:name w:val="Default"/>
    <w:rsid w:val="00A31F93"/>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BalloonText">
    <w:name w:val="Balloon Text"/>
    <w:basedOn w:val="Normal"/>
    <w:link w:val="BalloonTextChar"/>
    <w:uiPriority w:val="99"/>
    <w:semiHidden/>
    <w:unhideWhenUsed/>
    <w:rsid w:val="00A31F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1F93"/>
    <w:rPr>
      <w:rFonts w:ascii="Lucida Grande" w:eastAsia="Arial Unicode MS" w:hAnsi="Lucida Grande" w:cs="Lucida Grande"/>
      <w:sz w:val="18"/>
      <w:szCs w:val="18"/>
      <w:bdr w:val="nil"/>
    </w:rPr>
  </w:style>
  <w:style w:type="paragraph" w:styleId="ListParagraph">
    <w:name w:val="List Paragraph"/>
    <w:basedOn w:val="Normal"/>
    <w:uiPriority w:val="34"/>
    <w:qFormat/>
    <w:rsid w:val="00561DD8"/>
    <w:pPr>
      <w:ind w:left="720"/>
      <w:contextualSpacing/>
    </w:pPr>
  </w:style>
  <w:style w:type="paragraph" w:styleId="CommentSubject">
    <w:name w:val="annotation subject"/>
    <w:basedOn w:val="CommentText"/>
    <w:next w:val="CommentText"/>
    <w:link w:val="CommentSubjectChar"/>
    <w:semiHidden/>
    <w:unhideWhenUsed/>
    <w:rsid w:val="004D189E"/>
    <w:rPr>
      <w:b/>
      <w:bCs/>
    </w:rPr>
  </w:style>
  <w:style w:type="character" w:customStyle="1" w:styleId="CommentTextChar">
    <w:name w:val="Comment Text Char"/>
    <w:basedOn w:val="DefaultParagraphFont"/>
    <w:link w:val="CommentText"/>
    <w:uiPriority w:val="99"/>
    <w:semiHidden/>
    <w:rsid w:val="00A31F93"/>
    <w:rPr>
      <w:rFonts w:eastAsia="Arial Unicode MS"/>
      <w:sz w:val="24"/>
      <w:szCs w:val="24"/>
      <w:bdr w:val="nil"/>
    </w:rPr>
  </w:style>
  <w:style w:type="character" w:customStyle="1" w:styleId="CommentSubjectChar">
    <w:name w:val="Comment Subject Char"/>
    <w:basedOn w:val="CommentTextChar"/>
    <w:link w:val="CommentSubject"/>
    <w:semiHidden/>
    <w:rsid w:val="004D189E"/>
    <w:rPr>
      <w:rFonts w:ascii="Times" w:eastAsia="Arial Unicode MS" w:hAnsi="Times" w:cs="Times"/>
      <w:b/>
      <w:bCs/>
      <w:sz w:val="24"/>
      <w:szCs w:val="24"/>
      <w:bdr w:val="nil"/>
    </w:rPr>
  </w:style>
  <w:style w:type="table" w:styleId="TableGrid">
    <w:name w:val="Table Grid"/>
    <w:basedOn w:val="TableNormal"/>
    <w:uiPriority w:val="59"/>
    <w:rsid w:val="003D20D1"/>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3D20D1"/>
    <w:rPr>
      <w:rFonts w:ascii="Arial" w:hAnsi="Arial" w:cs="Arial"/>
      <w:b/>
      <w:bCs/>
      <w:kern w:val="28"/>
      <w:sz w:val="32"/>
      <w:szCs w:val="32"/>
    </w:rPr>
  </w:style>
  <w:style w:type="paragraph" w:styleId="NoSpacing">
    <w:name w:val="No Spacing"/>
    <w:aliases w:val="Specific Aim,EP Normal Text"/>
    <w:basedOn w:val="Normal"/>
    <w:link w:val="NoSpacingChar"/>
    <w:uiPriority w:val="1"/>
    <w:qFormat/>
    <w:rsid w:val="00A31F93"/>
    <w:rPr>
      <w:rFonts w:ascii="Arial" w:hAnsi="Arial"/>
      <w:sz w:val="22"/>
      <w:szCs w:val="22"/>
    </w:rPr>
  </w:style>
  <w:style w:type="character" w:customStyle="1" w:styleId="NoSpacingChar">
    <w:name w:val="No Spacing Char"/>
    <w:aliases w:val="Specific Aim Char,EP Normal Text Char"/>
    <w:basedOn w:val="DefaultParagraphFont"/>
    <w:link w:val="NoSpacing"/>
    <w:uiPriority w:val="1"/>
    <w:rsid w:val="00A1343C"/>
    <w:rPr>
      <w:rFonts w:ascii="Arial" w:eastAsia="Arial Unicode MS" w:hAnsi="Arial"/>
      <w:sz w:val="22"/>
      <w:szCs w:val="22"/>
      <w:bdr w:val="nil"/>
    </w:rPr>
  </w:style>
  <w:style w:type="paragraph" w:styleId="Bibliography">
    <w:name w:val="Bibliography"/>
    <w:basedOn w:val="Normal"/>
    <w:next w:val="Normal"/>
    <w:uiPriority w:val="37"/>
    <w:unhideWhenUsed/>
    <w:rsid w:val="00A1343C"/>
    <w:pPr>
      <w:spacing w:after="180" w:line="274" w:lineRule="auto"/>
    </w:pPr>
  </w:style>
  <w:style w:type="character" w:customStyle="1" w:styleId="highlight">
    <w:name w:val="highlight"/>
    <w:basedOn w:val="DefaultParagraphFont"/>
    <w:rsid w:val="0035102A"/>
  </w:style>
  <w:style w:type="character" w:styleId="FollowedHyperlink">
    <w:name w:val="FollowedHyperlink"/>
    <w:basedOn w:val="DefaultParagraphFont"/>
    <w:semiHidden/>
    <w:unhideWhenUsed/>
    <w:rsid w:val="002F3872"/>
    <w:rPr>
      <w:color w:val="954F72" w:themeColor="followedHyperlink"/>
      <w:u w:val="single"/>
    </w:rPr>
  </w:style>
  <w:style w:type="paragraph" w:styleId="Revision">
    <w:name w:val="Revision"/>
    <w:hidden/>
    <w:uiPriority w:val="99"/>
    <w:semiHidden/>
    <w:rsid w:val="00B20C27"/>
    <w:rPr>
      <w:rFonts w:ascii="Times" w:hAnsi="Times"/>
      <w:sz w:val="24"/>
      <w:szCs w:val="24"/>
    </w:rPr>
  </w:style>
  <w:style w:type="character" w:customStyle="1" w:styleId="Heading1Char">
    <w:name w:val="Heading 1 Char"/>
    <w:aliases w:val="EP Main Heading Char"/>
    <w:basedOn w:val="DefaultParagraphFont"/>
    <w:link w:val="Heading1"/>
    <w:uiPriority w:val="9"/>
    <w:rsid w:val="00A31F93"/>
    <w:rPr>
      <w:rFonts w:ascii="Arial" w:eastAsia="Calibri" w:hAnsi="Arial" w:cs="Calibri"/>
      <w:b/>
      <w:bCs/>
      <w:caps/>
      <w:color w:val="000000"/>
      <w:sz w:val="22"/>
      <w:szCs w:val="22"/>
      <w:u w:color="000000"/>
      <w:bdr w:val="nil"/>
      <w:lang w:val="es-ES_tradnl"/>
    </w:rPr>
  </w:style>
  <w:style w:type="character" w:customStyle="1" w:styleId="Heading2Char">
    <w:name w:val="Heading 2 Char"/>
    <w:aliases w:val="EP Subhead Char"/>
    <w:basedOn w:val="DefaultParagraphFont"/>
    <w:link w:val="Heading2"/>
    <w:uiPriority w:val="9"/>
    <w:rsid w:val="00A31F93"/>
    <w:rPr>
      <w:rFonts w:ascii="Arial" w:eastAsia="Arial Unicode MS" w:hAnsi="Arial"/>
      <w:b/>
      <w:bCs/>
      <w:sz w:val="22"/>
      <w:szCs w:val="22"/>
      <w:bdr w:val="nil"/>
    </w:rPr>
  </w:style>
  <w:style w:type="paragraph" w:customStyle="1" w:styleId="HeaderFooter">
    <w:name w:val="Header &amp; Footer"/>
    <w:rsid w:val="00A31F93"/>
    <w:pPr>
      <w:pBdr>
        <w:top w:val="nil"/>
        <w:left w:val="nil"/>
        <w:bottom w:val="nil"/>
        <w:right w:val="nil"/>
        <w:between w:val="nil"/>
        <w:bar w:val="nil"/>
      </w:pBdr>
      <w:tabs>
        <w:tab w:val="right" w:pos="9020"/>
      </w:tabs>
    </w:pPr>
    <w:rPr>
      <w:rFonts w:ascii="Helvetica" w:eastAsia="Arial Unicode MS" w:hAnsi="Helvetica" w:cs="Arial Unicode MS"/>
      <w:color w:val="000000"/>
      <w:sz w:val="24"/>
      <w:szCs w:val="24"/>
      <w:bdr w:val="nil"/>
    </w:rPr>
  </w:style>
  <w:style w:type="character" w:customStyle="1" w:styleId="Heading3Char">
    <w:name w:val="Heading 3 Char"/>
    <w:aliases w:val="Sub heading Char"/>
    <w:basedOn w:val="DefaultParagraphFont"/>
    <w:link w:val="Heading3"/>
    <w:uiPriority w:val="9"/>
    <w:rsid w:val="00A31F93"/>
    <w:rPr>
      <w:rFonts w:ascii="Arial" w:eastAsia="Arial Unicode MS" w:hAnsi="Arial"/>
      <w:b/>
      <w:bCs/>
      <w:sz w:val="22"/>
      <w:szCs w:val="22"/>
      <w:bdr w:val="nil"/>
    </w:rPr>
  </w:style>
  <w:style w:type="paragraph" w:customStyle="1" w:styleId="Body">
    <w:name w:val="Body"/>
    <w:rsid w:val="00A31F93"/>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rPr>
  </w:style>
  <w:style w:type="paragraph" w:customStyle="1" w:styleId="CaptionFigure">
    <w:name w:val="Caption/Figure"/>
    <w:basedOn w:val="NoSpacing"/>
    <w:autoRedefine/>
    <w:qFormat/>
    <w:rsid w:val="00A31F93"/>
    <w:rPr>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100735">
      <w:bodyDiv w:val="1"/>
      <w:marLeft w:val="0"/>
      <w:marRight w:val="0"/>
      <w:marTop w:val="0"/>
      <w:marBottom w:val="0"/>
      <w:divBdr>
        <w:top w:val="none" w:sz="0" w:space="0" w:color="auto"/>
        <w:left w:val="none" w:sz="0" w:space="0" w:color="auto"/>
        <w:bottom w:val="none" w:sz="0" w:space="0" w:color="auto"/>
        <w:right w:val="none" w:sz="0" w:space="0" w:color="auto"/>
      </w:divBdr>
    </w:div>
    <w:div w:id="662313876">
      <w:bodyDiv w:val="1"/>
      <w:marLeft w:val="0"/>
      <w:marRight w:val="0"/>
      <w:marTop w:val="0"/>
      <w:marBottom w:val="0"/>
      <w:divBdr>
        <w:top w:val="none" w:sz="0" w:space="0" w:color="auto"/>
        <w:left w:val="none" w:sz="0" w:space="0" w:color="auto"/>
        <w:bottom w:val="none" w:sz="0" w:space="0" w:color="auto"/>
        <w:right w:val="none" w:sz="0" w:space="0" w:color="auto"/>
      </w:divBdr>
    </w:div>
    <w:div w:id="1290936903">
      <w:bodyDiv w:val="1"/>
      <w:marLeft w:val="0"/>
      <w:marRight w:val="0"/>
      <w:marTop w:val="0"/>
      <w:marBottom w:val="0"/>
      <w:divBdr>
        <w:top w:val="none" w:sz="0" w:space="0" w:color="auto"/>
        <w:left w:val="none" w:sz="0" w:space="0" w:color="auto"/>
        <w:bottom w:val="none" w:sz="0" w:space="0" w:color="auto"/>
        <w:right w:val="none" w:sz="0" w:space="0" w:color="auto"/>
      </w:divBdr>
    </w:div>
    <w:div w:id="1305887699">
      <w:bodyDiv w:val="1"/>
      <w:marLeft w:val="0"/>
      <w:marRight w:val="0"/>
      <w:marTop w:val="0"/>
      <w:marBottom w:val="0"/>
      <w:divBdr>
        <w:top w:val="none" w:sz="0" w:space="0" w:color="auto"/>
        <w:left w:val="none" w:sz="0" w:space="0" w:color="auto"/>
        <w:bottom w:val="none" w:sz="0" w:space="0" w:color="auto"/>
        <w:right w:val="none" w:sz="0" w:space="0" w:color="auto"/>
      </w:divBdr>
    </w:div>
    <w:div w:id="202801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File_x0020_Status xmlns="97b54082-1e85-426d-afc6-16ad99d216c1">Final</File_x0020_Status>
    <Category xmlns="97b54082-1e85-426d-afc6-16ad99d216c1">WIP</Category>
    <CR_ID xmlns="97b54082-1e85-426d-afc6-16ad99d216c1">16</CR_I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5B51225CD12F448FAA5C7D33BC6823" ma:contentTypeVersion="6" ma:contentTypeDescription="Create a new document." ma:contentTypeScope="" ma:versionID="e906f58d992412d41846d58b8dd7aebb">
  <xsd:schema xmlns:xsd="http://www.w3.org/2001/XMLSchema" xmlns:xs="http://www.w3.org/2001/XMLSchema" xmlns:p="http://schemas.microsoft.com/office/2006/metadata/properties" xmlns:ns2="97b54082-1e85-426d-afc6-16ad99d216c1" targetNamespace="http://schemas.microsoft.com/office/2006/metadata/properties" ma:root="true" ma:fieldsID="37a4ceb22d539067b60c2676c4a8d689" ns2:_="">
    <xsd:import namespace="97b54082-1e85-426d-afc6-16ad99d216c1"/>
    <xsd:element name="properties">
      <xsd:complexType>
        <xsd:sequence>
          <xsd:element name="documentManagement">
            <xsd:complexType>
              <xsd:all>
                <xsd:element ref="ns2:File_x0020_Status" minOccurs="0"/>
                <xsd:element ref="ns2:Category" minOccurs="0"/>
                <xsd:element ref="ns2:CR_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b54082-1e85-426d-afc6-16ad99d216c1" elementFormDefault="qualified">
    <xsd:import namespace="http://schemas.microsoft.com/office/2006/documentManagement/types"/>
    <xsd:import namespace="http://schemas.microsoft.com/office/infopath/2007/PartnerControls"/>
    <xsd:element name="File_x0020_Status" ma:index="8" nillable="true" ma:displayName="File Status" ma:default="Working" ma:description="File with markup/edits from customer? Are edits in progress? Are all updates complete? Has the file been replaced with a newer version? Has work on document been suspended or delayed?" ma:format="Dropdown" ma:indexed="true" ma:internalName="File_x0020_Status">
      <xsd:simpleType>
        <xsd:restriction base="dms:Choice">
          <xsd:enumeration value="Edits TBD"/>
          <xsd:enumeration value="Edits Done"/>
          <xsd:enumeration value="Working"/>
          <xsd:enumeration value="Final"/>
          <xsd:enumeration value="Out of Date"/>
          <xsd:enumeration value="Deferred"/>
        </xsd:restriction>
      </xsd:simpleType>
    </xsd:element>
    <xsd:element name="Category" ma:index="9" nillable="true" ma:displayName="Category" ma:description="Group or filter files by categories." ma:format="Dropdown" ma:internalName="Category">
      <xsd:simpleType>
        <xsd:restriction base="dms:Choice">
          <xsd:enumeration value="Master"/>
          <xsd:enumeration value="Posted"/>
          <xsd:enumeration value="WIP"/>
          <xsd:enumeration value="Deferred"/>
          <xsd:enumeration value="Archive"/>
        </xsd:restriction>
      </xsd:simpleType>
    </xsd:element>
    <xsd:element name="CR_ID" ma:index="10" nillable="true" ma:displayName="CR ID" ma:description="Change Request System Task ID" ma:list="{46cada26-b67a-4d94-bd87-eae141ffcfec}" ma:internalName="CR_ID" ma:readOnly="false" ma:showField="ID">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Doa12</b:Tag>
    <b:SourceType>Book</b:SourceType>
    <b:Guid>{78CEB8DF-2105-4CDE-86DC-BD1EE3F22B48}</b:Guid>
    <b:Title>Principles of Data Integration</b:Title>
    <b:Year>2012</b:Year>
    <b:Author>
      <b:Author>
        <b:NameList>
          <b:Person>
            <b:Last>Doan</b:Last>
            <b:First>AnHai</b:First>
          </b:Person>
          <b:Person>
            <b:Last>Halevy</b:Last>
            <b:First>Alon</b:First>
          </b:Person>
          <b:Person>
            <b:Last>Ives</b:Last>
            <b:First>Zachary</b:First>
            <b:Middle>G.</b:Middle>
          </b:Person>
        </b:NameList>
      </b:Author>
    </b:Author>
    <b:Publisher>Morgan Kaufmann</b:Publisher>
    <b:RefOrder>1</b:RefOrder>
  </b:Source>
  <b:Source>
    <b:Tag>Tal08</b:Tag>
    <b:SourceType>JournalArticle</b:SourceType>
    <b:Guid>{24D7DF3F-DE6B-4128-92C3-66568297EBBB}</b:Guid>
    <b:Author>
      <b:Author>
        <b:NameList>
          <b:Person>
            <b:Last>Talukdar</b:Last>
            <b:First>Partha</b:First>
            <b:Middle>P</b:Middle>
          </b:Person>
          <b:Person>
            <b:Last>Jacob</b:Last>
            <b:First>Marie</b:First>
          </b:Person>
          <b:Person>
            <b:Last>Mehmood</b:Last>
            <b:First>M.</b:First>
            <b:Middle>Salman</b:Middle>
          </b:Person>
          <b:Person>
            <b:Last>Crammer</b:Last>
            <b:First>Koby</b:First>
          </b:Person>
          <b:Person>
            <b:Last>Ives</b:Last>
            <b:First>Zachary</b:First>
            <b:Middle>G.</b:Middle>
          </b:Person>
          <b:Person>
            <b:Last>Pereira</b:Last>
            <b:First>Fernando</b:First>
          </b:Person>
          <b:Person>
            <b:Last>Guha</b:Last>
            <b:First>Sudipto</b:First>
          </b:Person>
        </b:NameList>
      </b:Author>
    </b:Author>
    <b:Title>Learning to Create Data-Integration Queries</b:Title>
    <b:JournalName>VLDB</b:JournalName>
    <b:Year>2008</b:Year>
    <b:RefOrder>2</b:RefOrder>
  </b:Source>
  <b:Source>
    <b:Tag>Tal10</b:Tag>
    <b:SourceType>JournalArticle</b:SourceType>
    <b:Guid>{09248F89-52A2-466D-A424-D00E3E2EA630}</b:Guid>
    <b:Author>
      <b:Author>
        <b:NameList>
          <b:Person>
            <b:Last>Talukdar</b:Last>
            <b:First>Partha</b:First>
            <b:Middle>P.</b:Middle>
          </b:Person>
          <b:Person>
            <b:Last>Ives</b:Last>
            <b:First>Zachary</b:First>
            <b:Middle>G.</b:Middle>
          </b:Person>
          <b:Person>
            <b:Last>Pereira</b:Last>
            <b:First>Fernando</b:First>
          </b:Person>
        </b:NameList>
      </b:Author>
    </b:Author>
    <b:Title>Automatically Incorporating New Sources in Keyword Search-Based Data Integration</b:Title>
    <b:JournalName>SIGMOD</b:JournalName>
    <b:Year>2010</b:Year>
    <b:RefOrder>3</b:RefOrder>
  </b:Source>
  <b:Source>
    <b:Tag>Yan13</b:Tag>
    <b:SourceType>JournalArticle</b:SourceType>
    <b:Guid>{57AA051C-513F-45B6-8409-D6674151CDEA}</b:Guid>
    <b:Author>
      <b:Author>
        <b:NameList>
          <b:Person>
            <b:Last>Yan</b:Last>
            <b:First>Zhepeng</b:First>
          </b:Person>
          <b:Person>
            <b:Last>Zheng</b:Last>
            <b:First>Nan</b:First>
          </b:Person>
          <b:Person>
            <b:Last>Ives</b:Last>
            <b:First>Zachary</b:First>
            <b:Middle>G.</b:Middle>
          </b:Person>
          <b:Person>
            <b:Last>Talukdar</b:Last>
            <b:First>Partha</b:First>
            <b:Middle>P.</b:Middle>
          </b:Person>
          <b:Person>
            <b:Last>Yu</b:Last>
            <b:First>Cong</b:First>
          </b:Person>
        </b:NameList>
      </b:Author>
    </b:Author>
    <b:Title>Actively Soliciting Feedback for Query Answers in Keyword Search-Based Data Integration</b:Title>
    <b:JournalName>VLDB</b:JournalName>
    <b:Year>2013</b:Year>
    <b:RefOrder>4</b:RefOrder>
  </b:Source>
  <b:Source>
    <b:Tag>Jac11</b:Tag>
    <b:SourceType>JournalArticle</b:SourceType>
    <b:Guid>{1C777D41-1FA8-4EE8-BBF7-E9FD1F6E728B}</b:Guid>
    <b:Author>
      <b:Author>
        <b:NameList>
          <b:Person>
            <b:Last>Jacob</b:Last>
            <b:First>Marie</b:First>
          </b:Person>
          <b:Person>
            <b:Last>Ives</b:Last>
            <b:First>Zachary</b:First>
            <b:Middle>G.</b:Middle>
          </b:Person>
        </b:NameList>
      </b:Author>
    </b:Author>
    <b:Title>Sharing work in Keyword Search over Databases</b:Title>
    <b:JournalName>SIGMOD</b:JournalName>
    <b:Year>2011</b:Year>
    <b:RefOrder>5</b:RefOrder>
  </b:Source>
  <b:Source>
    <b:Tag>Ive15</b:Tag>
    <b:SourceType>ConferenceProceedings</b:SourceType>
    <b:Guid>{C8295F8F-EC37-40BD-894D-E5548FECCB03}</b:Guid>
    <b:Author>
      <b:Author>
        <b:NameList>
          <b:Person>
            <b:Last>Ives</b:Last>
            <b:First>ZG</b:First>
          </b:Person>
          <b:Person>
            <b:Last>Yan</b:Last>
            <b:First>Z</b:First>
          </b:Person>
          <b:Person>
            <b:Last>Zheng</b:Last>
            <b:First>N</b:First>
          </b:Person>
          <b:Person>
            <b:Last>Litt</b:Last>
            <b:First>B</b:First>
          </b:Person>
          <b:Person>
            <b:Last>Wagenaar</b:Last>
            <b:First>J</b:First>
          </b:Person>
        </b:NameList>
      </b:Author>
    </b:Author>
    <b:Title>Looking at Everything in Context</b:Title>
    <b:Year>2015</b:Year>
    <b:ConferenceName>Submitted for publication</b:ConferenceName>
    <b:RefOrder>6</b:RefOrder>
  </b:Source>
  <b:Source>
    <b:SourceType>ConferenceProceedings</b:SourceType>
    <b:BIBTEX_Entry>inproceedings</b:BIBTEX_Entry>
    <b:Tag>DBLPconfvldbDoR02</b:Tag>
    <b:Title>COMA -- A System for Flexible Combination of Schema Matching</b:Title>
    <b:Year>2002</b:Year>
    <b:Author>
      <b:Author>
        <b:NameList>
          <b:Person>
            <b:Last>Do</b:Last>
            <b:First>Hong</b:First>
            <b:Middle>Hai</b:Middle>
          </b:Person>
          <b:Person>
            <b:Last>Rahm</b:Last>
            <b:First>Erhard</b:First>
          </b:Person>
        </b:NameList>
      </b:Author>
    </b:Author>
    <b:BookTitle>VLDB</b:BookTitle>
    <b:ConferenceName>VLDB</b:ConferenceName>
    <b:Guid>{5F954C88-5663-4D2C-9960-996D10A7E7A6}</b:Guid>
    <b:RefOrder>7</b:RefOrder>
  </b:Source>
  <b:Source>
    <b:SourceType>JournalArticle</b:SourceType>
    <b:Tag>journalsisDoR07</b:Tag>
    <b:Title>Matching large schemas: Approaches and evaluation</b:Title>
    <b:Year>2007</b:Year>
    <b:Author>
      <b:Author>
        <b:NameList>
          <b:Person>
            <b:Last>Do</b:Last>
            <b:First>Hong</b:First>
            <b:Middle>Hai</b:Middle>
          </b:Person>
          <b:Person>
            <b:Last>Rahm</b:Last>
            <b:First>Erhard</b:First>
          </b:Person>
        </b:NameList>
      </b:Author>
    </b:Author>
    <b:Volume>32</b:Volume>
    <b:JournalName>Inf. Syst.</b:JournalName>
    <b:Issue>6</b:Issue>
    <b:Guid>{8DC16905-C948-47C2-A6CA-7E05CC61C337}</b:Guid>
    <b:RefOrder>8</b:RefOrder>
  </b:Source>
  <b:Source>
    <b:SourceType>JournalArticle</b:SourceType>
    <b:Tag>rahm-survey</b:Tag>
    <b:Title>A Survey of Approaches to Automatic Schema Matching</b:Title>
    <b:Year>2001</b:Year>
    <b:Author>
      <b:Author>
        <b:NameList>
          <b:Person>
            <b:Last>Rahm</b:Last>
            <b:First>Erhard</b:First>
          </b:Person>
          <b:Person>
            <b:Last>Bernstein</b:Last>
            <b:Middle>A.</b:Middle>
            <b:First>Philip</b:First>
          </b:Person>
        </b:NameList>
      </b:Author>
    </b:Author>
    <b:Volume>10</b:Volume>
    <b:JournalName>VLDB J.</b:JournalName>
    <b:Issue>4</b:Issue>
    <b:RefOrder>9</b:RefOrder>
  </b:Source>
  <b:Source>
    <b:SourceType>JournalArticle</b:SourceType>
    <b:Tag>dupe-survey</b:Tag>
    <b:Title>Duplicate Record Detection: A Survey</b:Title>
    <b:Year>2007</b:Year>
    <b:Author>
      <b:Author>
        <b:NameList>
          <b:Person>
            <b:Last>Elmagarmid</b:Last>
            <b:Middle>K.</b:Middle>
            <b:First>Ahmed</b:First>
          </b:Person>
          <b:Person>
            <b:Last>Ipeirotis</b:Last>
            <b:Middle>G.</b:Middle>
            <b:First>Panagiotis</b:First>
          </b:Person>
          <b:Person>
            <b:Last>Verykios</b:Last>
            <b:Middle>S.</b:Middle>
            <b:First>Vassilios</b:First>
          </b:Person>
        </b:NameList>
      </b:Author>
    </b:Author>
    <b:Volume>19</b:Volume>
    <b:JournalName>IEEE TKDE</b:JournalName>
    <b:Issue>1</b:Issue>
    <b:RefOrder>10</b:RefOrder>
  </b:Source>
  <b:Source>
    <b:SourceType>ConferenceProceedings</b:SourceType>
    <b:BIBTEX_Entry>inproceedings</b:BIBTEX_Entry>
    <b:Tag>confkddSarawagiB02</b:Tag>
    <b:Title>Interactive deduplication using active learning</b:Title>
    <b:Year>2002</b:Year>
    <b:Author>
      <b:Author>
        <b:NameList>
          <b:Person>
            <b:Last>Sarawagi</b:Last>
            <b:First>Sunita</b:First>
          </b:Person>
          <b:Person>
            <b:Last>Bhamidipaty</b:Last>
            <b:First>Anuradha</b:First>
          </b:Person>
        </b:NameList>
      </b:Author>
    </b:Author>
    <b:BookTitle>KDD</b:BookTitle>
    <b:ConferenceName>KDD</b:ConferenceName>
    <b:Guid>{E6A279EF-EC3C-4583-BA0F-F7F46DDD9146}</b:Guid>
    <b:RefOrder>11</b:RefOrder>
  </b:Source>
  <b:Source>
    <b:SourceType>JournalArticle</b:SourceType>
    <b:Tag>DBLP:journals/ws/SpiliopoulosVK10</b:Tag>
    <b:Title>On the discovery of subsumption relations for the alignment
 of ontologies</b:Title>
    <b:Year>2010</b:Year>
    <b:Author>
      <b:Author>
        <b:NameList>
          <b:Person>
            <b:Last>Spiliopoulos</b:Last>
            <b:Middle>and Vouros, George A. and Karkaletsis, Vangelis</b:Middle>
            <b:First>Vassilis</b:First>
          </b:Person>
        </b:NameList>
      </b:Author>
    </b:Author>
    <b:Volume>8</b:Volume>
    <b:JournalName>J. Web Sem.</b:JournalName>
    <b:Issue>1</b:Issue>
    <b:RefOrder>12</b:RefOrder>
  </b:Source>
  <b:Source>
    <b:SourceType>ConferenceProceedings</b:SourceType>
    <b:BIBTEX_Entry>inproceedings</b:BIBTEX_Entry>
    <b:Tag>DBLPconfsemwebJainHSVY10</b:Tag>
    <b:Title>Ontology Alignment for Linked Open Data</b:Title>
    <b:Year>2010</b:Year>
    <b:Author>
      <b:Author>
        <b:NameList>
          <b:Person>
            <b:Last>Jain</b:Last>
            <b:First>Prateek</b:First>
          </b:Person>
          <b:Person>
            <b:Last>Hitzler</b:Last>
            <b:First>Pascal</b:First>
          </b:Person>
          <b:Person>
            <b:Last>Sheth</b:Last>
            <b:First>Amit</b:First>
            <b:Middle>P.</b:Middle>
          </b:Person>
          <b:Person>
            <b:Last>Verma</b:Last>
            <b:First>Kunal</b:First>
          </b:Person>
          <b:Person>
            <b:Last>Yeh</b:Last>
            <b:First>Peter</b:First>
            <b:Middle>Z.</b:Middle>
          </b:Person>
        </b:NameList>
      </b:Author>
    </b:Author>
    <b:BookTitle>#ISWC1#</b:BookTitle>
    <b:ConferenceName>ISWC</b:ConferenceName>
    <b:Guid>{3B42D0FA-524E-40D2-A122-1DC7FA90598A}</b:Guid>
    <b:RefOrder>13</b:RefOrder>
  </b:Source>
  <b:Source>
    <b:SourceType>JournalArticle</b:SourceType>
    <b:Tag>taverna</b:Tag>
    <b:Title>Taverna: lessons in creating a workflow environment for the life sciences</b:Title>
    <b:Year>2006</b:Year>
    <b:Author>
      <b:Author>
        <b:NameList>
          <b:Person>
            <b:Last>Oinn</b:Last>
            <b:First>T.</b:First>
          </b:Person>
          <b:Person>
            <b:Last>Greenwood</b:Last>
            <b:First>M.</b:First>
          </b:Person>
          <b:Person>
            <b:Last>Addis</b:Last>
            <b:First>M.</b:First>
          </b:Person>
          <b:Person>
            <b:Last>Alpdemir</b:Last>
            <b:First>N.</b:First>
          </b:Person>
          <b:Person>
            <b:Last>Ferris</b:Last>
            <b:First>J.</b:First>
          </b:Person>
          <b:Person>
            <b:Last>Glover</b:Last>
            <b:First>K.</b:First>
          </b:Person>
          <b:Person>
            <b:Last>Goble</b:Last>
            <b:First>C.</b:First>
          </b:Person>
          <b:Person>
            <b:Last>Goderis</b:Last>
            <b:First>A.</b:First>
          </b:Person>
          <b:Person>
            <b:Last>Hull</b:Last>
            <b:First>D.</b:First>
          </b:Person>
          <b:Person>
            <b:Last>Marvin</b:Last>
            <b:First>D.</b:First>
          </b:Person>
          <b:Person>
            <b:Last>Li</b:Last>
            <b:First>P.</b:First>
          </b:Person>
          <b:Person>
            <b:Last>Lord</b:Last>
            <b:First>P.</b:First>
          </b:Person>
          <b:Person>
            <b:Last>Pocock</b:Last>
            <b:First>M.</b:First>
          </b:Person>
          <b:Person>
            <b:Last>Senger</b:Last>
            <b:First>M.</b:First>
          </b:Person>
          <b:Person>
            <b:Last>Stevens</b:Last>
            <b:First>R.</b:First>
          </b:Person>
          <b:Person>
            <b:Last>Wipat</b:Last>
            <b:First>A.</b:First>
          </b:Person>
          <b:Person>
            <b:Last>Wroe</b:Last>
            <b:First>C.</b:First>
          </b:Person>
        </b:NameList>
      </b:Author>
    </b:Author>
    <b:Volume>18</b:Volume>
    <b:JournalName>Concurrency and Computation: Practice and Experience</b:JournalName>
    <b:Issue>10</b:Issue>
    <b:RefOrder>14</b:RefOrder>
  </b:Source>
  <b:Source>
    <b:SourceType>JournalArticle</b:SourceType>
    <b:Tag>kepler</b:Tag>
    <b:Title>Scientific workflow management and the Kepler system</b:Title>
    <b:Year>2006</b:Year>
    <b:Author>
      <b:Author>
        <b:NameList>
          <b:Person>
            <b:Last>Ludäscher</b:Last>
            <b:First>Bertram</b:First>
          </b:Person>
          <b:Person>
            <b:Last>Altintas</b:Last>
            <b:First>Ilkay</b:First>
          </b:Person>
          <b:Person>
            <b:Last>Berkley</b:Last>
            <b:First>Chad</b:First>
          </b:Person>
          <b:Person>
            <b:Last>Higgins</b:Last>
            <b:First>Dan</b:First>
          </b:Person>
          <b:Person>
            <b:Last>Jaeger</b:Last>
            <b:First>Efrat</b:First>
          </b:Person>
          <b:Person>
            <b:Last>Jones</b:Last>
            <b:First>Matthew</b:First>
          </b:Person>
          <b:Person>
            <b:Last>Lee</b:Last>
            <b:First>Edward</b:First>
            <b:Middle>A.</b:Middle>
          </b:Person>
          <b:Person>
            <b:Last>Tao</b:Last>
            <b:First>Jing</b:First>
          </b:Person>
          <b:Person>
            <b:Last>Zhao</b:Last>
            <b:First>Yang</b:First>
          </b:Person>
        </b:NameList>
      </b:Author>
    </b:Author>
    <b:JournalName>Concurrency and Computation: Practice and Experience</b:JournalName>
    <b:Guid>{C88D496E-17B7-4D39-9989-59DA362741DC}</b:Guid>
    <b:RefOrder>15</b:RefOrder>
  </b:Source>
  <b:Source>
    <b:SourceType>ConferenceProceedings</b:SourceType>
    <b:BIBTEX_Entry>inproceedings</b:BIBTEX_Entry>
    <b:Tag>Dessloch2008a</b:Tag>
    <b:Title>Orchid: Integrating Schema Mapping and ETL</b:Title>
    <b:Year>2008</b:Year>
    <b:Author>
      <b:Author>
        <b:NameList>
          <b:Person>
            <b:Last>Dessloch</b:Last>
            <b:First>Stefan</b:First>
          </b:Person>
          <b:Person>
            <b:Last>Hernández</b:Last>
            <b:First>Mauricio</b:First>
            <b:Middle>A.</b:Middle>
          </b:Person>
          <b:Person>
            <b:Last>Wisnesky</b:Last>
            <b:First>Ryan</b:First>
          </b:Person>
          <b:Person>
            <b:Last>Radwan</b:Last>
            <b:First>Ahmed</b:First>
          </b:Person>
          <b:Person>
            <b:Last>Zhou</b:Last>
            <b:First>Jindan</b:First>
          </b:Person>
        </b:NameList>
      </b:Author>
    </b:Author>
    <b:BookTitle>ICDE</b:BookTitle>
    <b:ConferenceName>ICDE</b:ConferenceName>
    <b:Guid>{52340F86-3CD7-4586-A8E1-17D60FAE00D3}</b:Guid>
    <b:RefOrder>16</b:RefOrder>
  </b:Source>
  <b:Source>
    <b:SourceType>ConferenceProceedings</b:SourceType>
    <b:BIBTEX_Entry>inproceedings</b:BIBTEX_Entry>
    <b:Tag>etlmr</b:Tag>
    <b:Title>ETLMR: a highly scalable dimensional ETL framework based on MapReduce</b:Title>
    <b:Year>2011</b:Year>
    <b:Author>
      <b:Author>
        <b:NameList>
          <b:Person>
            <b:Last>Liu</b:Last>
            <b:First>Xiufeng</b:First>
          </b:Person>
          <b:Person>
            <b:Last>Thomsen</b:Last>
            <b:First>Christian</b:First>
          </b:Person>
          <b:Person>
            <b:Last>Pedersen</b:Last>
            <b:Middle>Bach</b:Middle>
            <b:First>Torben</b:First>
          </b:Person>
        </b:NameList>
      </b:Author>
    </b:Author>
    <b:City>Berlin, Heidelberg</b:City>
    <b:BookTitle>Proceedings of the 13th international conference on Data warehousing and knowledge discovery</b:BookTitle>
    <b:ConferenceName>Proceedings of the 13th international conference on Data warehousing and knowledge discovery</b:ConferenceName>
    <b:BIBTEX_Series>DaWaK'11</b:BIBTEX_Series>
    <b:Guid>{5CD67DEC-4AC9-4D34-95ED-599D6CD98299}</b:Guid>
    <b:RefOrder>17</b:RefOrder>
  </b:Source>
  <b:Source>
    <b:SourceType>JournalArticle</b:SourceType>
    <b:Tag>vistrails</b:Tag>
    <b:Title>VisTrails: Enabling Interactive Multiple-View Visualizations</b:Title>
    <b:Year>2005</b:Year>
    <b:Author>
      <b:Author>
        <b:NameList>
          <b:Person>
            <b:Last>Bavoil</b:Last>
            <b:First>Louis</b:First>
          </b:Person>
          <b:Person>
            <b:Last>Callahan</b:Last>
            <b:Middle>P.</b:Middle>
            <b:First>Steven</b:First>
          </b:Person>
          <b:Person>
            <b:Last>Crossno</b:Last>
            <b:Middle>J.</b:Middle>
            <b:First>Patricia</b:First>
          </b:Person>
          <b:Person>
            <b:Last>Freire</b:Last>
            <b:First>Juliana</b:First>
          </b:Person>
          <b:Person>
            <b:Last>Scheidegger</b:Last>
            <b:Middle>E.</b:Middle>
            <b:First>Carlos</b:First>
          </b:Person>
          <b:Person>
            <b:Last>Silva</b:Last>
            <b:Middle>T.</b:Middle>
            <b:First>Claudio</b:First>
          </b:Person>
          <b:Person>
            <b:Last>Vo</b:Last>
            <b:Middle>T.</b:Middle>
            <b:First>Huy</b:First>
          </b:Person>
        </b:NameList>
      </b:Author>
    </b:Author>
    <b:JournalName>IEEE Visualization</b:JournalName>
    <b:Guid>{9E42D401-1A5D-4FFD-8987-EF732A7C0E31}</b:Guid>
    <b:RefOrder>18</b:RefOrder>
  </b:Source>
  <b:Source>
    <b:Tag>Yua12</b:Tag>
    <b:SourceType>JournalArticle</b:SourceType>
    <b:Guid>{1BA9404C-85F2-B84A-AFFC-80D820CA3BCA}</b:Guid>
    <b:Title>Epileptic seizure detection with linear and nonlinear features</b:Title>
    <b:Year>2012</b:Year>
    <b:JournalName>Epilepsy &amp; Behavior</b:JournalName>
    <b:Pages>415-421</b:Pages>
    <b:Author>
      <b:Author>
        <b:NameList>
          <b:Person>
            <b:Last>Yuan</b:Last>
            <b:First>Qi</b:First>
          </b:Person>
          <b:Person>
            <b:Last>Zhou</b:Last>
            <b:First>Weidong</b:First>
          </b:Person>
          <b:Person>
            <b:Last>Liu</b:Last>
            <b:First>Yinxia</b:First>
          </b:Person>
          <b:Person>
            <b:Last>Wang</b:Last>
            <b:First>Jiwen</b:First>
          </b:Person>
        </b:NameList>
      </b:Author>
    </b:Author>
    <b:RefOrder>19</b:RefOrder>
  </b:Source>
  <b:Source>
    <b:Tag>Wag1</b:Tag>
    <b:SourceType>JournalArticle</b:SourceType>
    <b:Guid>{F3EC60EF-D2D6-7B42-A754-630454C8B5DD}</b:Guid>
    <b:Title>Collaborating and sharing data in Epilepsy research</b:Title>
    <b:JournalName>J Clinical Neurophys</b:JournalName>
    <b:Comments>accepted</b:Comments>
    <b:Author>
      <b:Author>
        <b:NameList>
          <b:Person>
            <b:Last>Wagenaar</b:Last>
            <b:First>Joost</b:First>
          </b:Person>
          <b:Person>
            <b:Last>Worrell</b:Last>
            <b:First>Gregory</b:First>
          </b:Person>
          <b:Person>
            <b:Last>Ives</b:Last>
            <b:First>Zachary</b:First>
          </b:Person>
          <b:Person>
            <b:Last>Dümpelmann</b:Last>
            <b:First>Matthias</b:First>
          </b:Person>
          <b:Person>
            <b:Last>Litt</b:Last>
            <b:First>Brian</b:First>
          </b:Person>
          <b:Person>
            <b:Last>Schulze-Bonhage</b:Last>
            <b:First>Andreas</b:First>
          </b:Person>
        </b:NameList>
      </b:Author>
    </b:Author>
    <b:RefOrder>20</b:RefOrder>
  </b:Source>
  <b:Source>
    <b:Tag>Wag131</b:Tag>
    <b:SourceType>ConferenceProceedings</b:SourceType>
    <b:Guid>{A93BCF60-B8D6-5C4A-AD93-182FD3E3DE2C}</b:Guid>
    <b:Title>A multimodal platform for Cloud-based Collaborative Research</b:Title>
    <b:JournalName>Conf Proc IEEE Neural Engineering </b:JournalName>
    <b:Year>2013</b:Year>
    <b:Month>Nov</b:Month>
    <b:Author>
      <b:Author>
        <b:NameList>
          <b:Person>
            <b:Last>Wagenaar</b:Last>
            <b:First>Joost</b:First>
          </b:Person>
          <b:Person>
            <b:Last>Brinkmann</b:Last>
            <b:First>Ben</b:First>
          </b:Person>
          <b:Person>
            <b:Last>Ives</b:Last>
            <b:First>Zachary</b:First>
          </b:Person>
          <b:Person>
            <b:Last>Worrell</b:Last>
            <b:First>Gregory</b:First>
          </b:Person>
          <b:Person>
            <b:Last>Litt</b:Last>
            <b:First>Brian</b:First>
          </b:Person>
        </b:NameList>
      </b:Author>
    </b:Author>
    <b:RefOrder>21</b:RefOrder>
  </b:Source>
  <b:Source>
    <b:Tag>Jan14</b:Tag>
    <b:SourceType>JournalArticle</b:SourceType>
    <b:Guid>{31B223DE-C341-2C42-9341-9BBB68BF71F1}</b:Guid>
    <b:Title>Detection of Interictal Epileptiform Discharges Using Signal Envelope Distribution Modelling: Application to Epileptic and Non-Epileptic Intracranial Recordings</b:Title>
    <b:Year>2014</b:Year>
    <b:Author>
      <b:Author>
        <b:NameList>
          <b:Person>
            <b:Last>Janca</b:Last>
            <b:First>R</b:First>
          </b:Person>
          <b:Person>
            <b:Last>Jezdik</b:Last>
            <b:First>P</b:First>
          </b:Person>
          <b:Person>
            <b:Last>Cmejla</b:Last>
            <b:First>R</b:First>
          </b:Person>
          <b:Person>
            <b:Last>Tomasek</b:Last>
            <b:First>M</b:First>
          </b:Person>
          <b:Person>
            <b:Last>Worrell</b:Last>
            <b:Middle>A</b:Middle>
            <b:First>G</b:First>
          </b:Person>
          <b:Person>
            <b:Last>Stead</b:Last>
            <b:First>M</b:First>
          </b:Person>
          <b:Person>
            <b:Last>Wagenaar</b:Last>
            <b:Middle>B</b:Middle>
            <b:First>J</b:First>
          </b:Person>
          <b:Person>
            <b:Last>Jefferys</b:Last>
            <b:Middle>G</b:Middle>
            <b:First>J</b:First>
          </b:Person>
          <b:Person>
            <b:Last>Krsek</b:Last>
            <b:First>P</b:First>
          </b:Person>
          <b:Person>
            <b:Last>Komarek</b:Last>
            <b:First>V</b:First>
          </b:Person>
          <b:Person>
            <b:Last>Jiruska</b:Last>
            <b:First>P</b:First>
          </b:Person>
          <b:Person>
            <b:Last>Marusic</b:Last>
            <b:First>P</b:First>
          </b:Person>
        </b:NameList>
      </b:Author>
    </b:Author>
    <b:JournalName>Brain Topogr.</b:JournalName>
    <b:Month>June</b:Month>
    <b:Day>27</b:Day>
    <b:RefOrder>22</b:RefOrder>
  </b:Source>
  <b:Source>
    <b:Tag>WuJ14</b:Tag>
    <b:SourceType>JournalArticle</b:SourceType>
    <b:Guid>{A07F0AE8-AC29-484F-88BB-4B5ED43D60DB}</b:Guid>
    <b:Title>An open-source, automated platform for visualizing subdural electrodes using 3D CT-MRI co-registration</b:Title>
    <b:JournalName>Epilepsia</b:JournalName>
    <b:Year>2014</b:Year>
    <b:Comments>Accepted</b:Comments>
    <b:Author>
      <b:Author>
        <b:NameList>
          <b:Person>
            <b:Last>Wu</b:Last>
            <b:First>J</b:First>
          </b:Person>
          <b:Person>
            <b:Last>Azarion</b:Last>
            <b:Middle>A</b:Middle>
            <b:First>A</b:First>
          </b:Person>
          <b:Person>
            <b:Last>Pearce</b:Last>
            <b:First>A</b:First>
          </b:Person>
          <b:Person>
            <b:Last>Krish</b:Last>
            <b:First>V</b:First>
          </b:Person>
          <b:Person>
            <b:Last>Wagenaar</b:Last>
            <b:Middle>B</b:Middle>
            <b:First>J</b:First>
          </b:Person>
          <b:Person>
            <b:Last>Chen</b:Last>
            <b:First>W</b:First>
          </b:Person>
          <b:Person>
            <b:Last>Zheng</b:Last>
            <b:First>Y</b:First>
          </b:Person>
          <b:Person>
            <b:Last>Wang</b:Last>
            <b:First>H</b:First>
          </b:Person>
          <b:Person>
            <b:Last>Lucas</b:Last>
            <b:Middle>H</b:Middle>
            <b:First>T</b:First>
          </b:Person>
          <b:Person>
            <b:Last>Gee</b:Last>
            <b:Middle>C</b:Middle>
            <b:First>J</b:First>
          </b:Person>
          <b:Person>
            <b:Last>Litt</b:Last>
            <b:First>B</b:First>
          </b:Person>
          <b:Person>
            <b:Last>Davis</b:Last>
            <b:Middle>A</b:Middle>
            <b:First>K</b:First>
          </b:Person>
        </b:NameList>
      </b:Author>
    </b:Author>
    <b:Volume>accepted</b:Volume>
    <b:RefOrder>23</b:RefOrder>
  </b:Source>
</b:Sources>
</file>

<file path=customXml/itemProps1.xml><?xml version="1.0" encoding="utf-8"?>
<ds:datastoreItem xmlns:ds="http://schemas.openxmlformats.org/officeDocument/2006/customXml" ds:itemID="{F2BF6113-D3C9-4BA5-8ACD-D24EA172044E}">
  <ds:schemaRefs>
    <ds:schemaRef ds:uri="http://schemas.microsoft.com/office/2006/metadata/properties"/>
    <ds:schemaRef ds:uri="http://schemas.microsoft.com/office/infopath/2007/PartnerControls"/>
    <ds:schemaRef ds:uri="97b54082-1e85-426d-afc6-16ad99d216c1"/>
  </ds:schemaRefs>
</ds:datastoreItem>
</file>

<file path=customXml/itemProps2.xml><?xml version="1.0" encoding="utf-8"?>
<ds:datastoreItem xmlns:ds="http://schemas.openxmlformats.org/officeDocument/2006/customXml" ds:itemID="{52F58129-F6B8-4AB4-BB5D-4C6BA84EAE60}">
  <ds:schemaRefs>
    <ds:schemaRef ds:uri="http://schemas.microsoft.com/sharepoint/v3/contenttype/forms"/>
  </ds:schemaRefs>
</ds:datastoreItem>
</file>

<file path=customXml/itemProps3.xml><?xml version="1.0" encoding="utf-8"?>
<ds:datastoreItem xmlns:ds="http://schemas.openxmlformats.org/officeDocument/2006/customXml" ds:itemID="{3178BDAA-631B-4D0D-9348-DBABD5892B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b54082-1e85-426d-afc6-16ad99d216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E7F233-ED9B-F946-8BB1-6D85E93F5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7799</Words>
  <Characters>44458</Characters>
  <Application>Microsoft Macintosh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OMB No. 0925-0001/0002 (Rev. 08/12), Continuation Page</vt:lpstr>
    </vt:vector>
  </TitlesOfParts>
  <Company>DHHS/PHS/NIH</Company>
  <LinksUpToDate>false</LinksUpToDate>
  <CharactersWithSpaces>52153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OMB No. 0925-0001/0002 (Rev. 08/12), Continuation Page</dc:title>
  <dc:subject>DHHS, Public Health Service Grant Application</dc:subject>
  <dc:creator>Office of Extramural Programs</dc:creator>
  <cp:keywords>PHS Grant Application, 0925-0001/0002, (Rev. 08/12), Continuation Page</cp:keywords>
  <cp:lastModifiedBy>Ryan Essex</cp:lastModifiedBy>
  <cp:revision>2</cp:revision>
  <cp:lastPrinted>2016-02-23T20:37:00Z</cp:lastPrinted>
  <dcterms:created xsi:type="dcterms:W3CDTF">2016-03-09T00:05:00Z</dcterms:created>
  <dcterms:modified xsi:type="dcterms:W3CDTF">2016-03-09T00:05:00Z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
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CC95FF" w14:textId="3BA7A4F2" w:rsidR="007A2036" w:rsidRPr="000C4137" w:rsidRDefault="007A2036" w:rsidP="00325A2E">
      <w:pPr>
        <w:pStyle w:val="Heading1"/>
        <w:pPrChange w:id="0" w:author="Ryan Essex" w:date="2016-03-04T12:54:00Z">
          <w:pPr/>
        </w:pPrChange>
      </w:pPr>
      <w:r w:rsidRPr="000C4137">
        <w:t>FACILITIES &amp; OTHER RESOURCES</w:t>
      </w:r>
      <w:ins w:id="1" w:author="Ryan Essex" w:date="2016-03-04T12:51:00Z">
        <w:r w:rsidR="00325A2E">
          <w:t xml:space="preserve"> </w:t>
        </w:r>
      </w:ins>
      <w:ins w:id="2" w:author="Ryan Essex" w:date="2016-03-04T12:52:00Z">
        <w:r w:rsidR="00325A2E">
          <w:t>–</w:t>
        </w:r>
      </w:ins>
      <w:ins w:id="3" w:author="Ryan Essex" w:date="2016-03-04T12:51:00Z">
        <w:r w:rsidR="00325A2E">
          <w:t xml:space="preserve"> </w:t>
        </w:r>
      </w:ins>
      <w:ins w:id="4" w:author="Ryan Essex" w:date="2016-03-04T12:52:00Z">
        <w:r w:rsidR="00325A2E">
          <w:t xml:space="preserve">EpiBioS4Rx </w:t>
        </w:r>
      </w:ins>
      <w:ins w:id="5" w:author="Ryan Essex" w:date="2016-03-04T12:51:00Z">
        <w:r w:rsidR="00325A2E">
          <w:t xml:space="preserve">administrative core </w:t>
        </w:r>
      </w:ins>
    </w:p>
    <w:p w14:paraId="57A3305A" w14:textId="77777777" w:rsidR="007A2036" w:rsidRPr="000C4137" w:rsidRDefault="007A2036" w:rsidP="00325A2E">
      <w:pPr>
        <w:pStyle w:val="NoSpacing"/>
        <w:rPr>
          <w:rFonts w:cs="Arial"/>
          <w:caps/>
        </w:rPr>
        <w:pPrChange w:id="6" w:author="Ryan Essex" w:date="2016-03-04T12:54:00Z">
          <w:pPr/>
        </w:pPrChange>
      </w:pPr>
    </w:p>
    <w:p w14:paraId="7663434D" w14:textId="634FF358" w:rsidR="007A2036" w:rsidRPr="000C4137" w:rsidRDefault="0079239D" w:rsidP="005744E3">
      <w:pPr>
        <w:pStyle w:val="Heading1"/>
        <w:pPrChange w:id="7" w:author="Ryan Essex" w:date="2016-03-04T13:10:00Z">
          <w:pPr>
            <w:jc w:val="center"/>
          </w:pPr>
        </w:pPrChange>
      </w:pPr>
      <w:r w:rsidRPr="000C4137">
        <w:t xml:space="preserve">USC </w:t>
      </w:r>
      <w:r w:rsidR="007A2036" w:rsidRPr="000C4137">
        <w:t xml:space="preserve">Mark and </w:t>
      </w:r>
      <w:ins w:id="8" w:author="Ryan Essex" w:date="2016-03-04T12:53:00Z">
        <w:r w:rsidR="00325A2E">
          <w:t>M</w:t>
        </w:r>
      </w:ins>
      <w:del w:id="9" w:author="Ryan Essex" w:date="2016-03-04T12:53:00Z">
        <w:r w:rsidR="007A2036" w:rsidRPr="000C4137" w:rsidDel="00325A2E">
          <w:delText>m</w:delText>
        </w:r>
      </w:del>
      <w:r w:rsidR="007A2036" w:rsidRPr="000C4137">
        <w:t xml:space="preserve">ary Stevens </w:t>
      </w:r>
      <w:del w:id="10" w:author="Ryan Essex" w:date="2016-03-04T12:54:00Z">
        <w:r w:rsidR="007A2036" w:rsidRPr="000C4137" w:rsidDel="00325A2E">
          <w:delText xml:space="preserve">NEUROIMAGING </w:delText>
        </w:r>
      </w:del>
      <w:ins w:id="11" w:author="Ryan Essex" w:date="2016-03-04T12:54:00Z">
        <w:r w:rsidR="00325A2E" w:rsidRPr="000C4137">
          <w:t>N</w:t>
        </w:r>
        <w:r w:rsidR="00325A2E">
          <w:t>euroimaging</w:t>
        </w:r>
        <w:r w:rsidR="00325A2E" w:rsidRPr="000C4137">
          <w:t xml:space="preserve"> </w:t>
        </w:r>
      </w:ins>
      <w:r w:rsidR="007A2036" w:rsidRPr="000C4137">
        <w:t xml:space="preserve">and </w:t>
      </w:r>
      <w:del w:id="12" w:author="Ryan Essex" w:date="2016-03-04T12:54:00Z">
        <w:r w:rsidR="007A2036" w:rsidRPr="000C4137" w:rsidDel="00325A2E">
          <w:delText>I</w:delText>
        </w:r>
      </w:del>
      <w:ins w:id="13" w:author="Ryan Essex" w:date="2016-03-04T12:54:00Z">
        <w:r w:rsidR="00325A2E">
          <w:t>Informatics</w:t>
        </w:r>
      </w:ins>
      <w:del w:id="14" w:author="Ryan Essex" w:date="2016-03-04T12:54:00Z">
        <w:r w:rsidR="007A2036" w:rsidRPr="000C4137" w:rsidDel="00325A2E">
          <w:delText>NFORMATICS i</w:delText>
        </w:r>
      </w:del>
      <w:ins w:id="15" w:author="Ryan Essex" w:date="2016-03-04T12:54:00Z">
        <w:r w:rsidR="00325A2E">
          <w:t xml:space="preserve"> I</w:t>
        </w:r>
      </w:ins>
      <w:r w:rsidR="007A2036" w:rsidRPr="000C4137">
        <w:t>nstitute</w:t>
      </w:r>
    </w:p>
    <w:p w14:paraId="5919CFF1" w14:textId="77777777" w:rsidR="007A2036" w:rsidRPr="000C4137" w:rsidRDefault="007A2036" w:rsidP="00325A2E">
      <w:pPr>
        <w:pStyle w:val="NoSpacing"/>
        <w:rPr>
          <w:rFonts w:cs="Arial"/>
        </w:rPr>
        <w:pPrChange w:id="16" w:author="Ryan Essex" w:date="2016-03-04T12:54:00Z">
          <w:pPr>
            <w:jc w:val="center"/>
          </w:pPr>
        </w:pPrChange>
      </w:pPr>
    </w:p>
    <w:p w14:paraId="34B74F3A" w14:textId="54E1EB54" w:rsidR="007A2036" w:rsidRPr="000C4137" w:rsidRDefault="007A2036" w:rsidP="00325A2E">
      <w:pPr>
        <w:pStyle w:val="NoSpacing"/>
        <w:rPr>
          <w:rFonts w:cs="Arial"/>
        </w:rPr>
        <w:pPrChange w:id="17" w:author="Ryan Essex" w:date="2016-03-04T12:54:00Z">
          <w:pPr>
            <w:jc w:val="both"/>
          </w:pPr>
        </w:pPrChange>
      </w:pPr>
      <w:r w:rsidRPr="000C4137">
        <w:rPr>
          <w:rFonts w:cs="Arial"/>
        </w:rPr>
        <w:t xml:space="preserve">In September, 2013, the University of Southern California (USC) in Los Angeles created the Institute for Neuroimaging and Informatics (INI), a world-class facility in which all the techniques for modern ultra-high-field and standard-field MRI brain scanning, image analysis, </w:t>
      </w:r>
      <w:proofErr w:type="spellStart"/>
      <w:r w:rsidRPr="000C4137">
        <w:rPr>
          <w:rFonts w:cs="Arial"/>
        </w:rPr>
        <w:t>databasing</w:t>
      </w:r>
      <w:proofErr w:type="spellEnd"/>
      <w:r w:rsidRPr="000C4137">
        <w:rPr>
          <w:rFonts w:cs="Arial"/>
        </w:rPr>
        <w:t xml:space="preserve">, mathematics, genomic analysis, computation and medical imaging will be housed under one roof. Dr. Arthur Toga was recruited to USC along with 8 other </w:t>
      </w:r>
      <w:proofErr w:type="gramStart"/>
      <w:r w:rsidRPr="000C4137">
        <w:rPr>
          <w:rFonts w:cs="Arial"/>
        </w:rPr>
        <w:t>faculty</w:t>
      </w:r>
      <w:proofErr w:type="gramEnd"/>
      <w:r w:rsidRPr="000C4137">
        <w:rPr>
          <w:rFonts w:cs="Arial"/>
        </w:rPr>
        <w:t xml:space="preserve"> that previously had formed the Laboratory of </w:t>
      </w:r>
      <w:proofErr w:type="spellStart"/>
      <w:r w:rsidRPr="000C4137">
        <w:rPr>
          <w:rFonts w:cs="Arial"/>
        </w:rPr>
        <w:t>Neuro</w:t>
      </w:r>
      <w:proofErr w:type="spellEnd"/>
      <w:r w:rsidRPr="000C4137">
        <w:rPr>
          <w:rFonts w:cs="Arial"/>
        </w:rPr>
        <w:t xml:space="preserve"> Imaging (LONI) at UCLA to found this new Institute.  In </w:t>
      </w:r>
      <w:proofErr w:type="gramStart"/>
      <w:r w:rsidRPr="000C4137">
        <w:rPr>
          <w:rFonts w:cs="Arial"/>
        </w:rPr>
        <w:t>March,</w:t>
      </w:r>
      <w:proofErr w:type="gramEnd"/>
      <w:r w:rsidRPr="000C4137">
        <w:rPr>
          <w:rFonts w:cs="Arial"/>
        </w:rPr>
        <w:t xml:space="preserve"> 2015, the university received a $50M transformative gift from Mark and Mary Stevens, changing the name of the institute to the USC Mark and Mary Stevens Neuroimaging and Informatics Institute.</w:t>
      </w:r>
    </w:p>
    <w:p w14:paraId="6C1B2D0A" w14:textId="7DBE5663" w:rsidR="0079239D" w:rsidRPr="000C4137" w:rsidDel="005744E3" w:rsidRDefault="0079239D" w:rsidP="00325A2E">
      <w:pPr>
        <w:pStyle w:val="NoSpacing"/>
        <w:rPr>
          <w:del w:id="18" w:author="Ryan Essex" w:date="2016-03-04T13:10:00Z"/>
          <w:rFonts w:cs="Arial"/>
        </w:rPr>
        <w:pPrChange w:id="19" w:author="Ryan Essex" w:date="2016-03-04T12:54:00Z">
          <w:pPr>
            <w:jc w:val="both"/>
          </w:pPr>
        </w:pPrChange>
      </w:pPr>
    </w:p>
    <w:p w14:paraId="4AF910C5" w14:textId="70DC7784" w:rsidR="007A2036" w:rsidRPr="000C4137" w:rsidRDefault="007A2036" w:rsidP="00325A2E">
      <w:pPr>
        <w:pStyle w:val="NoSpacing"/>
        <w:rPr>
          <w:rFonts w:cs="Arial"/>
        </w:rPr>
        <w:pPrChange w:id="20" w:author="Ryan Essex" w:date="2016-03-04T12:54:00Z">
          <w:pPr>
            <w:jc w:val="both"/>
          </w:pPr>
        </w:pPrChange>
      </w:pPr>
      <w:r w:rsidRPr="000C4137">
        <w:rPr>
          <w:rFonts w:cs="Arial"/>
          <w:noProof/>
        </w:rPr>
        <mc:AlternateContent>
          <mc:Choice Requires="wps">
            <w:drawing>
              <wp:anchor distT="45720" distB="45720" distL="114300" distR="114300" simplePos="0" relativeHeight="251661312" behindDoc="0" locked="0" layoutInCell="1" allowOverlap="1" wp14:anchorId="775EFC3E" wp14:editId="11FFDD06">
                <wp:simplePos x="0" y="0"/>
                <wp:positionH relativeFrom="column">
                  <wp:posOffset>3710626</wp:posOffset>
                </wp:positionH>
                <wp:positionV relativeFrom="paragraph">
                  <wp:posOffset>23693</wp:posOffset>
                </wp:positionV>
                <wp:extent cx="3181985" cy="224980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2249805"/>
                        </a:xfrm>
                        <a:prstGeom prst="rect">
                          <a:avLst/>
                        </a:prstGeom>
                        <a:solidFill>
                          <a:srgbClr val="FFFFFF"/>
                        </a:solidFill>
                        <a:ln w="9525">
                          <a:noFill/>
                          <a:miter lim="800000"/>
                          <a:headEnd/>
                          <a:tailEnd/>
                        </a:ln>
                      </wps:spPr>
                      <wps:txbx>
                        <w:txbxContent>
                          <w:p w14:paraId="32245BFB" w14:textId="77777777" w:rsidR="005C0448" w:rsidRDefault="005C0448" w:rsidP="007A2036">
                            <w:r w:rsidRPr="009E19AF">
                              <w:rPr>
                                <w:rFonts w:ascii="Arial" w:hAnsi="Arial" w:cs="Arial"/>
                                <w:noProof/>
                                <w:sz w:val="22"/>
                                <w:szCs w:val="22"/>
                              </w:rPr>
                              <w:drawing>
                                <wp:inline distT="0" distB="0" distL="0" distR="0" wp14:anchorId="562293D2" wp14:editId="236CF1B5">
                                  <wp:extent cx="3087584" cy="1896435"/>
                                  <wp:effectExtent l="0" t="0" r="0" b="8890"/>
                                  <wp:docPr id="7" name="Picture 7" descr="Description: http://keck.usc.edu/en/About/Administrative_Offices/%7E/media/Images/Hero/About/HumanResourcces.JPG?h=218&amp;w=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keck.usc.edu/en/About/Administrative_Offices/%7E/media/Images/Hero/About/HumanResourcces.JPG?h=218&amp;w=6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7584" cy="1896435"/>
                                          </a:xfrm>
                                          <a:prstGeom prst="rect">
                                            <a:avLst/>
                                          </a:prstGeom>
                                          <a:noFill/>
                                          <a:ln>
                                            <a:noFill/>
                                          </a:ln>
                                        </pic:spPr>
                                      </pic:pic>
                                    </a:graphicData>
                                  </a:graphic>
                                </wp:inline>
                              </w:drawing>
                            </w:r>
                          </w:p>
                          <w:p w14:paraId="37E98B58" w14:textId="77777777" w:rsidR="005C0448" w:rsidRDefault="005C0448" w:rsidP="007A2036">
                            <w:r w:rsidRPr="006137F3">
                              <w:rPr>
                                <w:rFonts w:ascii="Arial" w:hAnsi="Arial" w:cs="Arial"/>
                                <w:b/>
                                <w:sz w:val="18"/>
                                <w:szCs w:val="18"/>
                              </w:rPr>
                              <w:t>Figure 1.</w:t>
                            </w:r>
                            <w:r w:rsidRPr="006137F3">
                              <w:rPr>
                                <w:rFonts w:ascii="Arial" w:hAnsi="Arial" w:cs="Arial"/>
                                <w:sz w:val="18"/>
                                <w:szCs w:val="18"/>
                              </w:rPr>
                              <w:t xml:space="preserve">  The Soto Street Building on the USC Health Sciences Campus in Los Angeles, 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92.2pt;margin-top:1.85pt;width:250.55pt;height:177.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" stroked="f">
                <v:textbox>
                  <w:txbxContent>
                    <w:p w14:paraId="32245BFB" w14:textId="77777777" w:rsidR="005C0448" w:rsidRDefault="005C0448" w:rsidP="007A2036">
                      <w:r w:rsidRPr="009E19AF">
                        <w:rPr>
                          <w:rFonts w:ascii="Arial" w:hAnsi="Arial" w:cs="Arial"/>
                          <w:noProof/>
                          <w:sz w:val="22"/>
                          <w:szCs w:val="22"/>
                        </w:rPr>
                        <w:drawing>
                          <wp:inline distT="0" distB="0" distL="0" distR="0" wp14:anchorId="562293D2" wp14:editId="236CF1B5">
                            <wp:extent cx="3087584" cy="1896435"/>
                            <wp:effectExtent l="0" t="0" r="0" b="8890"/>
                            <wp:docPr id="7" name="Picture 7" descr="Description: http://keck.usc.edu/en/About/Administrative_Offices/%7E/media/Images/Hero/About/HumanResourcces.JPG?h=218&amp;w=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keck.usc.edu/en/About/Administrative_Offices/%7E/media/Images/Hero/About/HumanResourcces.JPG?h=218&amp;w=6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7584" cy="1896435"/>
                                    </a:xfrm>
                                    <a:prstGeom prst="rect">
                                      <a:avLst/>
                                    </a:prstGeom>
                                    <a:noFill/>
                                    <a:ln>
                                      <a:noFill/>
                                    </a:ln>
                                  </pic:spPr>
                                </pic:pic>
                              </a:graphicData>
                            </a:graphic>
                          </wp:inline>
                        </w:drawing>
                      </w:r>
                    </w:p>
                    <w:p w14:paraId="37E98B58" w14:textId="77777777" w:rsidR="005C0448" w:rsidRDefault="005C0448" w:rsidP="007A2036">
                      <w:r w:rsidRPr="006137F3">
                        <w:rPr>
                          <w:rFonts w:ascii="Arial" w:hAnsi="Arial" w:cs="Arial"/>
                          <w:b/>
                          <w:sz w:val="18"/>
                          <w:szCs w:val="18"/>
                        </w:rPr>
                        <w:t>Figure 1.</w:t>
                      </w:r>
                      <w:r w:rsidRPr="006137F3">
                        <w:rPr>
                          <w:rFonts w:ascii="Arial" w:hAnsi="Arial" w:cs="Arial"/>
                          <w:sz w:val="18"/>
                          <w:szCs w:val="18"/>
                        </w:rPr>
                        <w:t xml:space="preserve">  The Soto Street Building on the USC Health Sciences Campus in Los Angeles, CA.</w:t>
                      </w:r>
                    </w:p>
                  </w:txbxContent>
                </v:textbox>
                <w10:wrap type="square"/>
              </v:shape>
            </w:pict>
          </mc:Fallback>
        </mc:AlternateContent>
      </w:r>
      <w:r w:rsidRPr="000C4137">
        <w:rPr>
          <w:rFonts w:cs="Arial"/>
        </w:rPr>
        <w:t xml:space="preserve">USC is remodeling a legacy building and building new facilities to house office, lab space, an MRI suite, and computational resources at the Keck School of Medicine. The overall academic environment will be a remarkable specially designed modern building of 35,000 gross </w:t>
      </w:r>
      <w:proofErr w:type="spellStart"/>
      <w:r w:rsidRPr="000C4137">
        <w:rPr>
          <w:rFonts w:cs="Arial"/>
        </w:rPr>
        <w:t>sq</w:t>
      </w:r>
      <w:proofErr w:type="spellEnd"/>
      <w:r w:rsidRPr="000C4137">
        <w:rPr>
          <w:rFonts w:cs="Arial"/>
        </w:rPr>
        <w:t xml:space="preserve"> ft.  While the </w:t>
      </w:r>
      <w:proofErr w:type="spellStart"/>
      <w:r w:rsidRPr="000C4137">
        <w:rPr>
          <w:rFonts w:cs="Arial"/>
        </w:rPr>
        <w:t>Raulston</w:t>
      </w:r>
      <w:proofErr w:type="spellEnd"/>
      <w:r w:rsidRPr="000C4137">
        <w:rPr>
          <w:rFonts w:cs="Arial"/>
        </w:rPr>
        <w:t xml:space="preserve"> building is being remodeled, temporary space is allocated within the Soto 1 building (Figures 1 and 2) on the Health Sciences Campus. The allocation of significant campus funding to create this Institute, and its facilities, creates the opportunity to establish a broad and rich multidisciplinary expertise. The Keck School of Medicine has dedicated significant campus resources, capital infrastructure and space, to LONI and the Stevens Neuroimaging and Informatics Institute. </w:t>
      </w:r>
    </w:p>
    <w:p w14:paraId="699BB76A" w14:textId="0A050569" w:rsidR="0079239D" w:rsidRPr="000C4137" w:rsidDel="005744E3" w:rsidRDefault="0079239D" w:rsidP="00325A2E">
      <w:pPr>
        <w:pStyle w:val="NoSpacing"/>
        <w:rPr>
          <w:del w:id="21" w:author="Ryan Essex" w:date="2016-03-04T13:10:00Z"/>
          <w:rFonts w:cs="Arial"/>
        </w:rPr>
        <w:pPrChange w:id="22" w:author="Ryan Essex" w:date="2016-03-04T12:54:00Z">
          <w:pPr>
            <w:jc w:val="both"/>
          </w:pPr>
        </w:pPrChange>
      </w:pPr>
    </w:p>
    <w:p w14:paraId="7276F4C3" w14:textId="25816A6C" w:rsidR="007A2036" w:rsidRPr="000C4137" w:rsidRDefault="007A2036" w:rsidP="00325A2E">
      <w:pPr>
        <w:pStyle w:val="NoSpacing"/>
        <w:rPr>
          <w:rFonts w:cs="Arial"/>
        </w:rPr>
        <w:pPrChange w:id="23" w:author="Ryan Essex" w:date="2016-03-04T12:54:00Z">
          <w:pPr>
            <w:jc w:val="both"/>
          </w:pPr>
        </w:pPrChange>
      </w:pPr>
      <w:r w:rsidRPr="000C4137">
        <w:rPr>
          <w:rFonts w:cs="Arial"/>
        </w:rPr>
        <w:t xml:space="preserve">The new Institute provides an extensive infrastructure designed and operated to facilitate modern informatics research and support for hundreds of projects including several multi-site national and global efforts.  We have redundancies built in to all equipment, and a completely secure facility to protect equipment and data.  The resources described below provide networking, storage and computational capabilities that will ensure a stable, secure and robust environment.  It is an unprecedented test bed to create and validate big data solutions.  Because these resources have been designed, built and continuously upgraded over the years by our systems administration team, we have the appropriate expertise and operating procedures in place to use these resources to their maximum benefit. </w:t>
      </w:r>
    </w:p>
    <w:p w14:paraId="15D8552C" w14:textId="7DAD40EB" w:rsidR="0079239D" w:rsidRPr="000C4137" w:rsidDel="005744E3" w:rsidRDefault="0079239D" w:rsidP="00325A2E">
      <w:pPr>
        <w:pStyle w:val="NoSpacing"/>
        <w:rPr>
          <w:del w:id="24" w:author="Ryan Essex" w:date="2016-03-04T13:10:00Z"/>
          <w:rFonts w:cs="Arial"/>
        </w:rPr>
        <w:pPrChange w:id="25" w:author="Ryan Essex" w:date="2016-03-04T12:54:00Z">
          <w:pPr>
            <w:jc w:val="both"/>
          </w:pPr>
        </w:pPrChange>
      </w:pPr>
    </w:p>
    <w:p w14:paraId="5898C0B8" w14:textId="150BAEC0" w:rsidR="007A2036" w:rsidRPr="000C4137" w:rsidRDefault="007A2036" w:rsidP="00325A2E">
      <w:pPr>
        <w:pStyle w:val="NoSpacing"/>
        <w:rPr>
          <w:rFonts w:cs="Arial"/>
        </w:rPr>
        <w:pPrChange w:id="26" w:author="Ryan Essex" w:date="2016-03-04T12:54:00Z">
          <w:pPr>
            <w:jc w:val="both"/>
          </w:pPr>
        </w:pPrChange>
      </w:pPr>
      <w:r w:rsidRPr="00325A2E">
        <w:rPr>
          <w:rStyle w:val="Heading2Char"/>
          <w:rPrChange w:id="27" w:author="Ryan Essex" w:date="2016-03-04T12:54:00Z">
            <w:rPr>
              <w:rFonts w:cs="Arial"/>
              <w:i/>
            </w:rPr>
          </w:rPrChange>
        </w:rPr>
        <w:t>Physical Infrastructure of the Soto Building at USC</w:t>
      </w:r>
      <w:ins w:id="28" w:author="Ryan Essex" w:date="2016-03-04T13:09:00Z">
        <w:r w:rsidR="00DD271C">
          <w:rPr>
            <w:rStyle w:val="Heading2Char"/>
          </w:rPr>
          <w:t>:</w:t>
        </w:r>
      </w:ins>
      <w:del w:id="29" w:author="Ryan Essex" w:date="2016-03-04T13:09:00Z">
        <w:r w:rsidRPr="000C4137" w:rsidDel="00DD271C">
          <w:rPr>
            <w:rFonts w:cs="Arial"/>
            <w:i/>
          </w:rPr>
          <w:delText>.</w:delText>
        </w:r>
      </w:del>
      <w:proofErr w:type="gramStart"/>
      <w:r w:rsidRPr="000C4137">
        <w:rPr>
          <w:rFonts w:cs="Arial"/>
        </w:rPr>
        <w:t xml:space="preserve">  The</w:t>
      </w:r>
      <w:proofErr w:type="gramEnd"/>
      <w:r w:rsidRPr="000C4137">
        <w:rPr>
          <w:rFonts w:cs="Arial"/>
        </w:rPr>
        <w:t xml:space="preserve"> Stevens Neuroimaging and Informatics Institute is physically located in the Soto Street Building (Figures 1 and 2) on the USC Health Sciences Campus, occupying two suites of the building's ground floor. The space is comprised of a reception area, two Director’s Offices area, faculty offices, a modern data center, a user area and conference rooms. The data center contains a 300 </w:t>
      </w:r>
      <w:proofErr w:type="spellStart"/>
      <w:r w:rsidRPr="000C4137">
        <w:rPr>
          <w:rFonts w:cs="Arial"/>
        </w:rPr>
        <w:t>KVa</w:t>
      </w:r>
      <w:proofErr w:type="spellEnd"/>
      <w:r w:rsidRPr="000C4137">
        <w:rPr>
          <w:rFonts w:cs="Arial"/>
        </w:rPr>
        <w:t xml:space="preserve"> UPS/PDU capable of providing uninterruptible power to mission-critical equipment housed in the room, dual 150KVa connections to building power, an 800kW Caterpillar C27 diesel backup generator, three Data </w:t>
      </w:r>
      <w:proofErr w:type="spellStart"/>
      <w:r w:rsidRPr="000C4137">
        <w:rPr>
          <w:rFonts w:cs="Arial"/>
        </w:rPr>
        <w:t>Aire</w:t>
      </w:r>
      <w:proofErr w:type="spellEnd"/>
      <w:r w:rsidRPr="000C4137">
        <w:rPr>
          <w:rFonts w:cs="Arial"/>
        </w:rPr>
        <w:t xml:space="preserve"> computer room air conditioning (CRAC) units, humidity control and a </w:t>
      </w:r>
      <w:proofErr w:type="spellStart"/>
      <w:r w:rsidRPr="000C4137">
        <w:rPr>
          <w:rFonts w:cs="Arial"/>
        </w:rPr>
        <w:t>Cosco</w:t>
      </w:r>
      <w:proofErr w:type="spellEnd"/>
      <w:r w:rsidRPr="000C4137">
        <w:rPr>
          <w:rFonts w:cs="Arial"/>
        </w:rPr>
        <w:t xml:space="preserve"> fire suppression and </w:t>
      </w:r>
      <w:proofErr w:type="spellStart"/>
      <w:r w:rsidRPr="000C4137">
        <w:rPr>
          <w:rFonts w:cs="Arial"/>
        </w:rPr>
        <w:t>preaction</w:t>
      </w:r>
      <w:proofErr w:type="spellEnd"/>
      <w:r w:rsidRPr="000C4137">
        <w:rPr>
          <w:rFonts w:cs="Arial"/>
        </w:rPr>
        <w:t xml:space="preserve"> system. A sophisticated event notification system is integrated in this space to automatically notify appropriate personnel of any detrimental power and HVAC issues that arise. </w:t>
      </w:r>
    </w:p>
    <w:p w14:paraId="772631A0" w14:textId="7AA064EA" w:rsidR="007A2036" w:rsidRPr="000C4137" w:rsidDel="005744E3" w:rsidRDefault="007A2036" w:rsidP="00325A2E">
      <w:pPr>
        <w:pStyle w:val="Heading2"/>
        <w:rPr>
          <w:del w:id="30" w:author="Ryan Essex" w:date="2016-03-04T13:10:00Z"/>
        </w:rPr>
        <w:pPrChange w:id="31" w:author="Ryan Essex" w:date="2016-03-04T12:54:00Z">
          <w:pPr>
            <w:jc w:val="both"/>
          </w:pPr>
        </w:pPrChange>
      </w:pPr>
    </w:p>
    <w:p w14:paraId="0F4ABEB7" w14:textId="17FA9E8A" w:rsidR="007A2036" w:rsidRPr="000C4137" w:rsidRDefault="007A2036" w:rsidP="00325A2E">
      <w:pPr>
        <w:pStyle w:val="NoSpacing"/>
        <w:pPrChange w:id="32" w:author="Ryan Essex" w:date="2016-03-04T12:55:00Z">
          <w:pPr>
            <w:jc w:val="both"/>
          </w:pPr>
        </w:pPrChange>
      </w:pPr>
      <w:r w:rsidRPr="00325A2E">
        <w:rPr>
          <w:rStyle w:val="Heading2Char"/>
          <w:rPrChange w:id="33" w:author="Ryan Essex" w:date="2016-03-04T12:55:00Z">
            <w:rPr>
              <w:i/>
            </w:rPr>
          </w:rPrChange>
        </w:rPr>
        <w:t>Data Center Security</w:t>
      </w:r>
      <w:del w:id="34" w:author="Ryan Essex" w:date="2016-03-04T13:09:00Z">
        <w:r w:rsidRPr="000C4137" w:rsidDel="00DD271C">
          <w:rPr>
            <w:i/>
          </w:rPr>
          <w:delText>.</w:delText>
        </w:r>
      </w:del>
      <w:proofErr w:type="gramStart"/>
      <w:ins w:id="35" w:author="Ryan Essex" w:date="2016-03-04T13:09:00Z">
        <w:r w:rsidR="00DD271C">
          <w:rPr>
            <w:i/>
          </w:rPr>
          <w:t>:</w:t>
        </w:r>
      </w:ins>
      <w:r w:rsidRPr="000C4137">
        <w:t xml:space="preserve">  The datacenter is secured by two levels of physical access, to ensure HIPAA compliance for data security</w:t>
      </w:r>
      <w:proofErr w:type="gramEnd"/>
      <w:r w:rsidRPr="000C4137">
        <w:t xml:space="preserve">.  The main facility is secured 24/7 with access control devices.  Only authorized personnel are allowed in, and guests are permitted only after checking in, and only during business hours.  </w:t>
      </w:r>
      <w:proofErr w:type="gramStart"/>
      <w:r w:rsidRPr="000C4137">
        <w:t>The datacenter itself is additionally secured by a second layer of proximity card access</w:t>
      </w:r>
      <w:proofErr w:type="gramEnd"/>
      <w:r w:rsidRPr="000C4137">
        <w:t xml:space="preserve">.  Only authorized </w:t>
      </w:r>
      <w:proofErr w:type="gramStart"/>
      <w:r w:rsidRPr="000C4137">
        <w:t>staff are</w:t>
      </w:r>
      <w:proofErr w:type="gramEnd"/>
      <w:r w:rsidRPr="000C4137">
        <w:t xml:space="preserve"> permitted to enter the datacenter facility.  Individual racks containing HIPAA data are secured by lock and key to prevent cross access.</w:t>
      </w:r>
    </w:p>
    <w:p w14:paraId="4183220F" w14:textId="77777777" w:rsidR="007A2036" w:rsidRPr="000C4137" w:rsidRDefault="007A2036" w:rsidP="00325A2E">
      <w:pPr>
        <w:pStyle w:val="NoSpacing"/>
        <w:rPr>
          <w:rFonts w:cs="Arial"/>
          <w:i/>
        </w:rPr>
        <w:pPrChange w:id="36" w:author="Ryan Essex" w:date="2016-03-04T12:54:00Z">
          <w:pPr>
            <w:jc w:val="both"/>
          </w:pPr>
        </w:pPrChange>
      </w:pPr>
    </w:p>
    <w:p w14:paraId="5EBE8066" w14:textId="77777777" w:rsidR="007A2036" w:rsidRPr="000C4137" w:rsidRDefault="007A2036" w:rsidP="00325A2E">
      <w:pPr>
        <w:pStyle w:val="NoSpacing"/>
        <w:rPr>
          <w:rFonts w:cs="Arial"/>
          <w:i/>
        </w:rPr>
        <w:pPrChange w:id="37" w:author="Ryan Essex" w:date="2016-03-04T12:54:00Z">
          <w:pPr>
            <w:jc w:val="both"/>
          </w:pPr>
        </w:pPrChange>
      </w:pPr>
      <w:r w:rsidRPr="000C4137">
        <w:rPr>
          <w:rFonts w:cs="Arial"/>
          <w:noProof/>
          <w:highlight w:val="yellow"/>
        </w:rPr>
        <w:lastRenderedPageBreak/>
        <mc:AlternateContent>
          <mc:Choice Requires="wps">
            <w:drawing>
              <wp:anchor distT="0" distB="0" distL="114300" distR="114300" simplePos="0" relativeHeight="251659264" behindDoc="0" locked="0" layoutInCell="1" allowOverlap="1" wp14:anchorId="1FCEE475" wp14:editId="5F1F1599">
                <wp:simplePos x="0" y="0"/>
                <wp:positionH relativeFrom="column">
                  <wp:posOffset>76200</wp:posOffset>
                </wp:positionH>
                <wp:positionV relativeFrom="paragraph">
                  <wp:posOffset>28575</wp:posOffset>
                </wp:positionV>
                <wp:extent cx="6687820" cy="561086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820" cy="561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2DECB" w14:textId="77777777" w:rsidR="005C0448" w:rsidRDefault="005C0448" w:rsidP="007A2036">
                            <w:pPr>
                              <w:adjustRightInd w:val="0"/>
                              <w:jc w:val="both"/>
                              <w:rPr>
                                <w:rFonts w:ascii="Arial" w:hAnsi="Arial" w:cs="Arial"/>
                                <w:b/>
                                <w:sz w:val="18"/>
                                <w:szCs w:val="18"/>
                              </w:rPr>
                            </w:pPr>
                            <w:r>
                              <w:rPr>
                                <w:rFonts w:ascii="Arial" w:hAnsi="Arial" w:cs="Arial"/>
                                <w:noProof/>
                                <w:sz w:val="22"/>
                                <w:szCs w:val="22"/>
                              </w:rPr>
                              <w:drawing>
                                <wp:inline distT="0" distB="0" distL="0" distR="0" wp14:anchorId="34D6D9D8" wp14:editId="31700B5C">
                                  <wp:extent cx="6598920" cy="5036185"/>
                                  <wp:effectExtent l="0" t="0" r="0" b="0"/>
                                  <wp:docPr id="10" name="Picture 10" descr="SSB_first_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B_first_flo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8920" cy="5036185"/>
                                          </a:xfrm>
                                          <a:prstGeom prst="rect">
                                            <a:avLst/>
                                          </a:prstGeom>
                                          <a:noFill/>
                                          <a:ln>
                                            <a:noFill/>
                                          </a:ln>
                                        </pic:spPr>
                                      </pic:pic>
                                    </a:graphicData>
                                  </a:graphic>
                                </wp:inline>
                              </w:drawing>
                            </w:r>
                          </w:p>
                          <w:p w14:paraId="5169FEEA" w14:textId="77777777" w:rsidR="005C0448" w:rsidRDefault="005C0448" w:rsidP="007A2036">
                            <w:pPr>
                              <w:adjustRightInd w:val="0"/>
                              <w:jc w:val="both"/>
                              <w:rPr>
                                <w:rFonts w:ascii="Arial" w:hAnsi="Arial" w:cs="Arial"/>
                                <w:b/>
                                <w:sz w:val="18"/>
                                <w:szCs w:val="18"/>
                              </w:rPr>
                            </w:pPr>
                          </w:p>
                          <w:p w14:paraId="6A6549CC" w14:textId="77777777" w:rsidR="005C0448" w:rsidRPr="0079239D" w:rsidRDefault="005C0448" w:rsidP="007A2036">
                            <w:pPr>
                              <w:adjustRightInd w:val="0"/>
                              <w:jc w:val="both"/>
                              <w:rPr>
                                <w:sz w:val="18"/>
                                <w:szCs w:val="18"/>
                              </w:rPr>
                            </w:pPr>
                            <w:r w:rsidRPr="0079239D">
                              <w:rPr>
                                <w:b/>
                                <w:sz w:val="18"/>
                                <w:szCs w:val="18"/>
                              </w:rPr>
                              <w:t xml:space="preserve">Figure 2. </w:t>
                            </w:r>
                            <w:proofErr w:type="gramStart"/>
                            <w:r w:rsidRPr="0079239D">
                              <w:rPr>
                                <w:b/>
                                <w:sz w:val="18"/>
                                <w:szCs w:val="18"/>
                              </w:rPr>
                              <w:t>Architectural design of the temporary office space in the Soto building at USC.</w:t>
                            </w:r>
                            <w:proofErr w:type="gramEnd"/>
                            <w:r w:rsidRPr="0079239D">
                              <w:rPr>
                                <w:b/>
                                <w:sz w:val="18"/>
                                <w:szCs w:val="18"/>
                              </w:rPr>
                              <w:t xml:space="preserve"> </w:t>
                            </w:r>
                            <w:r w:rsidRPr="0079239D">
                              <w:rPr>
                                <w:sz w:val="18"/>
                                <w:szCs w:val="18"/>
                              </w:rPr>
                              <w:t xml:space="preserve"> The Institute spans suites 101 and 102 of the first floor. </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6pt;margin-top:2.25pt;width:526.6pt;height:4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" filled="f" stroked="f">
                <v:textbox style="mso-fit-shape-to-text:t" inset=",7.2pt,,7.2pt">
                  <w:txbxContent>
                    <w:p w14:paraId="6542DECB" w14:textId="77777777" w:rsidR="005C0448" w:rsidRDefault="005C0448" w:rsidP="007A2036">
                      <w:pPr>
                        <w:adjustRightInd w:val="0"/>
                        <w:jc w:val="both"/>
                        <w:rPr>
                          <w:rFonts w:ascii="Arial" w:hAnsi="Arial" w:cs="Arial"/>
                          <w:b/>
                          <w:sz w:val="18"/>
                          <w:szCs w:val="18"/>
                        </w:rPr>
                      </w:pPr>
                      <w:r>
                        <w:rPr>
                          <w:rFonts w:ascii="Arial" w:hAnsi="Arial" w:cs="Arial"/>
                          <w:noProof/>
                          <w:sz w:val="22"/>
                          <w:szCs w:val="22"/>
                        </w:rPr>
                        <w:drawing>
                          <wp:inline distT="0" distB="0" distL="0" distR="0" wp14:anchorId="34D6D9D8" wp14:editId="31700B5C">
                            <wp:extent cx="6598920" cy="5036185"/>
                            <wp:effectExtent l="0" t="0" r="0" b="0"/>
                            <wp:docPr id="10" name="Picture 10" descr="SSB_first_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B_first_flo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8920" cy="5036185"/>
                                    </a:xfrm>
                                    <a:prstGeom prst="rect">
                                      <a:avLst/>
                                    </a:prstGeom>
                                    <a:noFill/>
                                    <a:ln>
                                      <a:noFill/>
                                    </a:ln>
                                  </pic:spPr>
                                </pic:pic>
                              </a:graphicData>
                            </a:graphic>
                          </wp:inline>
                        </w:drawing>
                      </w:r>
                    </w:p>
                    <w:p w14:paraId="5169FEEA" w14:textId="77777777" w:rsidR="005C0448" w:rsidRDefault="005C0448" w:rsidP="007A2036">
                      <w:pPr>
                        <w:adjustRightInd w:val="0"/>
                        <w:jc w:val="both"/>
                        <w:rPr>
                          <w:rFonts w:ascii="Arial" w:hAnsi="Arial" w:cs="Arial"/>
                          <w:b/>
                          <w:sz w:val="18"/>
                          <w:szCs w:val="18"/>
                        </w:rPr>
                      </w:pPr>
                    </w:p>
                    <w:p w14:paraId="6A6549CC" w14:textId="77777777" w:rsidR="005C0448" w:rsidRPr="0079239D" w:rsidRDefault="005C0448" w:rsidP="007A2036">
                      <w:pPr>
                        <w:adjustRightInd w:val="0"/>
                        <w:jc w:val="both"/>
                        <w:rPr>
                          <w:sz w:val="18"/>
                          <w:szCs w:val="18"/>
                        </w:rPr>
                      </w:pPr>
                      <w:r w:rsidRPr="0079239D">
                        <w:rPr>
                          <w:b/>
                          <w:sz w:val="18"/>
                          <w:szCs w:val="18"/>
                        </w:rPr>
                        <w:t xml:space="preserve">Figure 2. </w:t>
                      </w:r>
                      <w:proofErr w:type="gramStart"/>
                      <w:r w:rsidRPr="0079239D">
                        <w:rPr>
                          <w:b/>
                          <w:sz w:val="18"/>
                          <w:szCs w:val="18"/>
                        </w:rPr>
                        <w:t>Architectural design of the temporary office space in the Soto building at USC.</w:t>
                      </w:r>
                      <w:proofErr w:type="gramEnd"/>
                      <w:r w:rsidRPr="0079239D">
                        <w:rPr>
                          <w:b/>
                          <w:sz w:val="18"/>
                          <w:szCs w:val="18"/>
                        </w:rPr>
                        <w:t xml:space="preserve"> </w:t>
                      </w:r>
                      <w:r w:rsidRPr="0079239D">
                        <w:rPr>
                          <w:sz w:val="18"/>
                          <w:szCs w:val="18"/>
                        </w:rPr>
                        <w:t xml:space="preserve"> The Institute spans suites 101 and 102 of the first floor. </w:t>
                      </w:r>
                    </w:p>
                  </w:txbxContent>
                </v:textbox>
                <w10:wrap type="square"/>
              </v:shape>
            </w:pict>
          </mc:Fallback>
        </mc:AlternateContent>
      </w:r>
    </w:p>
    <w:p w14:paraId="4D50B8EC" w14:textId="28CB69B0" w:rsidR="007A2036" w:rsidRPr="000C4137" w:rsidRDefault="007A2036" w:rsidP="00325A2E">
      <w:pPr>
        <w:pStyle w:val="NoSpacing"/>
        <w:rPr>
          <w:rFonts w:cs="Arial"/>
        </w:rPr>
        <w:pPrChange w:id="38" w:author="Ryan Essex" w:date="2016-03-04T12:54:00Z">
          <w:pPr>
            <w:jc w:val="both"/>
          </w:pPr>
        </w:pPrChange>
      </w:pPr>
      <w:r w:rsidRPr="00325A2E">
        <w:rPr>
          <w:rStyle w:val="Heading2Char"/>
          <w:rPrChange w:id="39" w:author="Ryan Essex" w:date="2016-03-04T12:54:00Z">
            <w:rPr>
              <w:rFonts w:cs="Arial"/>
              <w:i/>
            </w:rPr>
          </w:rPrChange>
        </w:rPr>
        <w:t>Computational and Storage Resources</w:t>
      </w:r>
      <w:ins w:id="40" w:author="Ryan Essex" w:date="2016-03-04T13:09:00Z">
        <w:r w:rsidR="00DD271C">
          <w:rPr>
            <w:rStyle w:val="Heading2Char"/>
          </w:rPr>
          <w:t>:</w:t>
        </w:r>
      </w:ins>
      <w:del w:id="41" w:author="Ryan Essex" w:date="2016-03-04T13:09:00Z">
        <w:r w:rsidRPr="000C4137" w:rsidDel="00DD271C">
          <w:rPr>
            <w:rFonts w:cs="Arial"/>
            <w:i/>
          </w:rPr>
          <w:delText>.</w:delText>
        </w:r>
      </w:del>
      <w:r w:rsidRPr="000C4137">
        <w:rPr>
          <w:rFonts w:cs="Arial"/>
          <w:i/>
        </w:rPr>
        <w:t xml:space="preserve"> </w:t>
      </w:r>
      <w:r w:rsidRPr="000C4137">
        <w:rPr>
          <w:rFonts w:cs="Arial"/>
        </w:rPr>
        <w:t xml:space="preserve">Rapid advancements in imaging and genetics technology have provided researchers with the ability to produce very high-resolution, time-varying, multidimensional data sets of the brain. The complexity of the new data, however, requires immense computing capabilities. </w:t>
      </w:r>
    </w:p>
    <w:p w14:paraId="2CD316D8" w14:textId="764C546C" w:rsidR="007A2036" w:rsidRPr="000C4137" w:rsidDel="005744E3" w:rsidRDefault="007A2036" w:rsidP="00325A2E">
      <w:pPr>
        <w:pStyle w:val="NoSpacing"/>
        <w:rPr>
          <w:del w:id="42" w:author="Ryan Essex" w:date="2016-03-04T13:11:00Z"/>
          <w:rFonts w:cs="Arial"/>
        </w:rPr>
        <w:pPrChange w:id="43" w:author="Ryan Essex" w:date="2016-03-04T12:54:00Z">
          <w:pPr>
            <w:jc w:val="both"/>
          </w:pPr>
        </w:pPrChange>
      </w:pPr>
    </w:p>
    <w:p w14:paraId="39201F88" w14:textId="77777777" w:rsidR="007A2036" w:rsidRPr="000C4137" w:rsidRDefault="007A2036" w:rsidP="00325A2E">
      <w:pPr>
        <w:pStyle w:val="NoSpacing"/>
        <w:rPr>
          <w:rFonts w:cs="Arial"/>
        </w:rPr>
        <w:pPrChange w:id="44" w:author="Ryan Essex" w:date="2016-03-04T12:54:00Z">
          <w:pPr>
            <w:jc w:val="both"/>
          </w:pPr>
        </w:pPrChange>
      </w:pPr>
      <w:r w:rsidRPr="000C4137">
        <w:rPr>
          <w:rFonts w:cs="Arial"/>
        </w:rPr>
        <w:t>The compute infrastructure within the datacenter boasts 3,328 cores and 26 terabytes of aggregate memory space.  This highly available, redundant system is designed for demanding big data applications. Blades in the Cisco UCS environment are easy to replace. A failing blade sends an alert to Cisco where a replacement ticket is generated automatically. Upon arrival, the new blade can go from the shipping box to being fully provisioned and in production in as little as 5 minutes.</w:t>
      </w:r>
    </w:p>
    <w:p w14:paraId="20666DB0" w14:textId="694FB755" w:rsidR="007A2036" w:rsidRPr="000C4137" w:rsidDel="005744E3" w:rsidRDefault="007A2036" w:rsidP="00325A2E">
      <w:pPr>
        <w:pStyle w:val="NoSpacing"/>
        <w:rPr>
          <w:del w:id="45" w:author="Ryan Essex" w:date="2016-03-04T13:11:00Z"/>
          <w:rFonts w:cs="Arial"/>
        </w:rPr>
        <w:pPrChange w:id="46" w:author="Ryan Essex" w:date="2016-03-04T12:54:00Z">
          <w:pPr>
            <w:jc w:val="both"/>
          </w:pPr>
        </w:pPrChange>
      </w:pPr>
    </w:p>
    <w:p w14:paraId="148AC524" w14:textId="77777777" w:rsidR="007A2036" w:rsidRPr="000C4137" w:rsidRDefault="007A2036" w:rsidP="00325A2E">
      <w:pPr>
        <w:pStyle w:val="NoSpacing"/>
        <w:rPr>
          <w:rFonts w:cs="Arial"/>
        </w:rPr>
        <w:pPrChange w:id="47" w:author="Ryan Essex" w:date="2016-03-04T12:54:00Z">
          <w:pPr>
            <w:jc w:val="both"/>
          </w:pPr>
        </w:pPrChange>
      </w:pPr>
      <w:r w:rsidRPr="000C4137">
        <w:rPr>
          <w:rFonts w:cs="Arial"/>
        </w:rPr>
        <w:t xml:space="preserve">Institutions and scientists worldwide rely on the Institute’s resources to conduct research. The Stevens Neuroimaging and Informatics Institute is architected using a fault-tolerant, high-availability systems design to ensure 24/7 functionality. The primary storage </w:t>
      </w:r>
      <w:proofErr w:type="gramStart"/>
      <w:r w:rsidRPr="000C4137">
        <w:rPr>
          <w:rFonts w:cs="Arial"/>
        </w:rPr>
        <w:t>cluster</w:t>
      </w:r>
      <w:proofErr w:type="gramEnd"/>
      <w:r w:rsidRPr="000C4137">
        <w:rPr>
          <w:rFonts w:cs="Arial"/>
        </w:rPr>
        <w:t xml:space="preserve"> is </w:t>
      </w:r>
      <w:proofErr w:type="gramStart"/>
      <w:r w:rsidRPr="000C4137">
        <w:rPr>
          <w:rFonts w:cs="Arial"/>
        </w:rPr>
        <w:t xml:space="preserve">33 EMC </w:t>
      </w:r>
      <w:proofErr w:type="spellStart"/>
      <w:r w:rsidRPr="000C4137">
        <w:rPr>
          <w:rFonts w:cs="Arial"/>
        </w:rPr>
        <w:t>Isilon</w:t>
      </w:r>
      <w:proofErr w:type="spellEnd"/>
      <w:r w:rsidRPr="000C4137">
        <w:rPr>
          <w:rFonts w:cs="Arial"/>
        </w:rPr>
        <w:t xml:space="preserve"> nodes with 3.8 usable petabytes of highly available, high performance storage</w:t>
      </w:r>
      <w:proofErr w:type="gramEnd"/>
      <w:r w:rsidRPr="000C4137">
        <w:rPr>
          <w:rFonts w:cs="Arial"/>
        </w:rPr>
        <w:t xml:space="preserve">. Data in these clusters moves exclusively over 10g links excepting node to node communication in the </w:t>
      </w:r>
      <w:proofErr w:type="spellStart"/>
      <w:r w:rsidRPr="000C4137">
        <w:rPr>
          <w:rFonts w:cs="Arial"/>
        </w:rPr>
        <w:t>Isilon</w:t>
      </w:r>
      <w:proofErr w:type="spellEnd"/>
      <w:r w:rsidRPr="000C4137">
        <w:rPr>
          <w:rFonts w:cs="Arial"/>
        </w:rPr>
        <w:t xml:space="preserve"> cluster which is handled by QDR </w:t>
      </w:r>
      <w:proofErr w:type="spellStart"/>
      <w:r w:rsidRPr="000C4137">
        <w:rPr>
          <w:rFonts w:cs="Arial"/>
        </w:rPr>
        <w:t>Infiniband</w:t>
      </w:r>
      <w:proofErr w:type="spellEnd"/>
      <w:r w:rsidRPr="000C4137">
        <w:rPr>
          <w:rFonts w:cs="Arial"/>
        </w:rPr>
        <w:t xml:space="preserve">, providing 40 gigabit bidirectional throughput on each of the </w:t>
      </w:r>
      <w:proofErr w:type="spellStart"/>
      <w:r w:rsidRPr="000C4137">
        <w:rPr>
          <w:rFonts w:cs="Arial"/>
        </w:rPr>
        <w:t>Isilon</w:t>
      </w:r>
      <w:proofErr w:type="spellEnd"/>
      <w:r w:rsidRPr="000C4137">
        <w:rPr>
          <w:rFonts w:cs="Arial"/>
        </w:rPr>
        <w:t xml:space="preserve"> cluster’s 66 links. Fault tolerance is as important as speed in the design of this datacenter. The </w:t>
      </w:r>
      <w:proofErr w:type="spellStart"/>
      <w:r w:rsidRPr="000C4137">
        <w:rPr>
          <w:rFonts w:cs="Arial"/>
        </w:rPr>
        <w:t>Isilon</w:t>
      </w:r>
      <w:proofErr w:type="spellEnd"/>
      <w:r w:rsidRPr="000C4137">
        <w:rPr>
          <w:rFonts w:cs="Arial"/>
        </w:rPr>
        <w:t xml:space="preserve"> storage cluster can gracefully lose multiple nodes simultaneously without noticeably affecting throughput or introducing errors. An EMC VNX 15 terabyte SAN cluster with tiered </w:t>
      </w:r>
      <w:proofErr w:type="gramStart"/>
      <w:r w:rsidRPr="000C4137">
        <w:rPr>
          <w:rFonts w:cs="Arial"/>
        </w:rPr>
        <w:t>solid state</w:t>
      </w:r>
      <w:proofErr w:type="gramEnd"/>
      <w:r w:rsidRPr="000C4137">
        <w:rPr>
          <w:rFonts w:cs="Arial"/>
        </w:rPr>
        <w:t xml:space="preserve"> disk storage complements the storage environment, providing another avenue of redundant storage offered across differentiated networking to provide another layer of resilience for the data and virtualization infrastructure.</w:t>
      </w:r>
    </w:p>
    <w:p w14:paraId="2AB9C581" w14:textId="77777777" w:rsidR="007A2036" w:rsidRPr="000C4137" w:rsidRDefault="007A2036" w:rsidP="00325A2E">
      <w:pPr>
        <w:pStyle w:val="NoSpacing"/>
        <w:rPr>
          <w:rFonts w:cs="Arial"/>
        </w:rPr>
        <w:pPrChange w:id="48" w:author="Ryan Essex" w:date="2016-03-04T12:54:00Z">
          <w:pPr>
            <w:jc w:val="both"/>
          </w:pPr>
        </w:pPrChange>
      </w:pPr>
    </w:p>
    <w:p w14:paraId="33DAAE05" w14:textId="77777777" w:rsidR="007A2036" w:rsidRPr="000C4137" w:rsidRDefault="007A2036" w:rsidP="00325A2E">
      <w:pPr>
        <w:pStyle w:val="NoSpacing"/>
        <w:rPr>
          <w:rFonts w:cs="Arial"/>
        </w:rPr>
        <w:pPrChange w:id="49" w:author="Ryan Essex" w:date="2016-03-04T12:54:00Z">
          <w:pPr>
            <w:jc w:val="both"/>
          </w:pPr>
        </w:pPrChange>
      </w:pPr>
      <w:r w:rsidRPr="000C4137">
        <w:rPr>
          <w:rFonts w:cs="Arial"/>
        </w:rPr>
        <w:lastRenderedPageBreak/>
        <w:t xml:space="preserve">External services are load balanced across four F5 BIG-IP 2200S load balancers. The F5 load balancers provide balancing services for web sites, applications, as well as ICSA-certified firewall services. The core network is entirely Cisco Nexus hardware. Each of the two Cisco Nexus 5596s supports 1.92 terabits per second of throughput. Immediately adjacent to this machine room is a user space with twelve individual stations separated by office partitions.  These workspaces are manned by staff </w:t>
      </w:r>
      <w:proofErr w:type="gramStart"/>
      <w:r w:rsidRPr="000C4137">
        <w:rPr>
          <w:rFonts w:cs="Arial"/>
        </w:rPr>
        <w:t>who</w:t>
      </w:r>
      <w:proofErr w:type="gramEnd"/>
      <w:r w:rsidRPr="000C4137">
        <w:rPr>
          <w:rFonts w:cs="Arial"/>
        </w:rPr>
        <w:t xml:space="preserve"> constantly monitor the health of the data center as well as plan for future improvements. Each space is also equipped with a networked workstation for image processing, visualization and statistical analysis. </w:t>
      </w:r>
    </w:p>
    <w:p w14:paraId="6752CC95" w14:textId="32391AB6" w:rsidR="007A2036" w:rsidRPr="000C4137" w:rsidDel="005744E3" w:rsidRDefault="007A2036" w:rsidP="00325A2E">
      <w:pPr>
        <w:pStyle w:val="NoSpacing"/>
        <w:rPr>
          <w:del w:id="50" w:author="Ryan Essex" w:date="2016-03-04T13:11:00Z"/>
          <w:rFonts w:cs="Arial"/>
        </w:rPr>
        <w:pPrChange w:id="51" w:author="Ryan Essex" w:date="2016-03-04T12:54:00Z">
          <w:pPr>
            <w:pStyle w:val="NormalWeb"/>
            <w:jc w:val="both"/>
          </w:pPr>
        </w:pPrChange>
      </w:pPr>
    </w:p>
    <w:p w14:paraId="6E7F5701" w14:textId="5426A077" w:rsidR="007A2036" w:rsidRPr="000C4137" w:rsidRDefault="007A2036" w:rsidP="00325A2E">
      <w:pPr>
        <w:pStyle w:val="NoSpacing"/>
        <w:rPr>
          <w:rFonts w:cs="Arial"/>
        </w:rPr>
        <w:pPrChange w:id="52" w:author="Ryan Essex" w:date="2016-03-04T12:54:00Z">
          <w:pPr>
            <w:jc w:val="both"/>
          </w:pPr>
        </w:pPrChange>
      </w:pPr>
      <w:r w:rsidRPr="00325A2E">
        <w:rPr>
          <w:rStyle w:val="Heading2Char"/>
          <w:rPrChange w:id="53" w:author="Ryan Essex" w:date="2016-03-04T12:55:00Z">
            <w:rPr>
              <w:rFonts w:cs="Arial"/>
              <w:i/>
            </w:rPr>
          </w:rPrChange>
        </w:rPr>
        <w:t>Network Resources</w:t>
      </w:r>
      <w:del w:id="54" w:author="Ryan Essex" w:date="2016-03-04T13:09:00Z">
        <w:r w:rsidRPr="000C4137" w:rsidDel="00DD271C">
          <w:rPr>
            <w:rFonts w:cs="Arial"/>
            <w:i/>
          </w:rPr>
          <w:delText>.</w:delText>
        </w:r>
      </w:del>
      <w:ins w:id="55" w:author="Ryan Essex" w:date="2016-03-04T13:09:00Z">
        <w:r w:rsidR="00DD271C">
          <w:rPr>
            <w:rFonts w:cs="Arial"/>
            <w:i/>
          </w:rPr>
          <w:t>:</w:t>
        </w:r>
      </w:ins>
      <w:r w:rsidRPr="000C4137">
        <w:rPr>
          <w:rFonts w:cs="Arial"/>
        </w:rPr>
        <w:t xml:space="preserve">  Service continuity, deterministic performance and security were fundamental objectives that governed the design of the network infrastructure. The Institute’s intranet is architected using separate edge, core and distribution layers, with redundant switches in the edge and core for high availability, and with Open Shortest Path First (OSPF) layer 3 routing, instead of a traditional flat layer 2 design, to leverage the fault tolerance offered by packet routing and to minimize network chatter. While ground network connectivity is entirely Gigabit, server data connectivity is nearly all 10 Gigabit fiber and </w:t>
      </w:r>
      <w:proofErr w:type="spellStart"/>
      <w:r w:rsidRPr="000C4137">
        <w:rPr>
          <w:rFonts w:cs="Arial"/>
        </w:rPr>
        <w:t>Twinax</w:t>
      </w:r>
      <w:proofErr w:type="spellEnd"/>
      <w:r w:rsidRPr="000C4137">
        <w:rPr>
          <w:rFonts w:cs="Arial"/>
        </w:rPr>
        <w:t xml:space="preserve"> connected to a core of 2 Cisco Nexus 5596 switches, 10 Cisco Nexus 6628 switches, and 6 Cisco Nexus 2248 fabric extenders. For Internet access, the Institute is connected to the </w:t>
      </w:r>
      <w:proofErr w:type="spellStart"/>
      <w:r w:rsidRPr="000C4137">
        <w:rPr>
          <w:rFonts w:cs="Arial"/>
        </w:rPr>
        <w:t>vBNS</w:t>
      </w:r>
      <w:proofErr w:type="spellEnd"/>
      <w:r w:rsidRPr="000C4137">
        <w:rPr>
          <w:rFonts w:cs="Arial"/>
        </w:rPr>
        <w:t xml:space="preserve"> of Internet2 via quad fiber optic Gigabit lines using different route paths to ensure that the facility's external connectivity will be maintained in the case of a single path failure. </w:t>
      </w:r>
    </w:p>
    <w:p w14:paraId="2639AA44" w14:textId="53C281FF" w:rsidR="007A2036" w:rsidRPr="000C4137" w:rsidDel="005744E3" w:rsidRDefault="007A2036" w:rsidP="00325A2E">
      <w:pPr>
        <w:pStyle w:val="NoSpacing"/>
        <w:rPr>
          <w:del w:id="56" w:author="Ryan Essex" w:date="2016-03-04T13:11:00Z"/>
          <w:rFonts w:cs="Arial"/>
        </w:rPr>
        <w:pPrChange w:id="57" w:author="Ryan Essex" w:date="2016-03-04T12:54:00Z">
          <w:pPr>
            <w:jc w:val="both"/>
          </w:pPr>
        </w:pPrChange>
      </w:pPr>
    </w:p>
    <w:p w14:paraId="0D45B192" w14:textId="77777777" w:rsidR="007A2036" w:rsidRPr="000C4137" w:rsidRDefault="007A2036" w:rsidP="00325A2E">
      <w:pPr>
        <w:pStyle w:val="NoSpacing"/>
        <w:rPr>
          <w:rFonts w:cs="Arial"/>
        </w:rPr>
        <w:pPrChange w:id="58" w:author="Ryan Essex" w:date="2016-03-04T12:54:00Z">
          <w:pPr>
            <w:jc w:val="both"/>
          </w:pPr>
        </w:pPrChange>
      </w:pPr>
      <w:r w:rsidRPr="000C4137">
        <w:rPr>
          <w:rFonts w:cs="Arial"/>
        </w:rPr>
        <w:t xml:space="preserve">The facility has two Cisco Adaptive Security Appliances providing network security and deep packet inspections. The Stevens Neuroimaging and Informatics Institute </w:t>
      </w:r>
      <w:proofErr w:type="gramStart"/>
      <w:r w:rsidRPr="000C4137">
        <w:rPr>
          <w:rFonts w:cs="Arial"/>
        </w:rPr>
        <w:t>has</w:t>
      </w:r>
      <w:proofErr w:type="gramEnd"/>
      <w:r w:rsidRPr="000C4137">
        <w:rPr>
          <w:rFonts w:cs="Arial"/>
        </w:rPr>
        <w:t xml:space="preserve"> also implemented virtual private network (VPN) services using SSLVPN and </w:t>
      </w:r>
      <w:proofErr w:type="spellStart"/>
      <w:r w:rsidRPr="000C4137">
        <w:rPr>
          <w:rFonts w:cs="Arial"/>
        </w:rPr>
        <w:t>IPsec</w:t>
      </w:r>
      <w:proofErr w:type="spellEnd"/>
      <w:r w:rsidRPr="000C4137">
        <w:rPr>
          <w:rFonts w:cs="Arial"/>
        </w:rPr>
        <w:t xml:space="preserve"> services to facilitate access to internal resources by authorized users. A VPN connection establishes an encrypted tunnel over the Internet between client and server, ensuring that communications over the Web are secure.</w:t>
      </w:r>
    </w:p>
    <w:p w14:paraId="45B9F0BA" w14:textId="6801F138" w:rsidR="007A2036" w:rsidRPr="000C4137" w:rsidDel="005744E3" w:rsidRDefault="007A2036" w:rsidP="00325A2E">
      <w:pPr>
        <w:pStyle w:val="NoSpacing"/>
        <w:rPr>
          <w:del w:id="59" w:author="Ryan Essex" w:date="2016-03-04T13:11:00Z"/>
          <w:rFonts w:cs="Arial"/>
        </w:rPr>
        <w:pPrChange w:id="60" w:author="Ryan Essex" w:date="2016-03-04T12:54:00Z">
          <w:pPr>
            <w:jc w:val="both"/>
          </w:pPr>
        </w:pPrChange>
      </w:pPr>
    </w:p>
    <w:p w14:paraId="0954DC60" w14:textId="77777777" w:rsidR="007A2036" w:rsidRPr="000C4137" w:rsidRDefault="007A2036" w:rsidP="00325A2E">
      <w:pPr>
        <w:pStyle w:val="NoSpacing"/>
        <w:rPr>
          <w:rFonts w:cs="Arial"/>
        </w:rPr>
        <w:pPrChange w:id="61" w:author="Ryan Essex" w:date="2016-03-04T12:54:00Z">
          <w:pPr>
            <w:jc w:val="both"/>
          </w:pPr>
        </w:pPrChange>
      </w:pPr>
      <w:r w:rsidRPr="000C4137">
        <w:rPr>
          <w:rFonts w:cs="Arial"/>
        </w:rPr>
        <w:t xml:space="preserve">Furthermore, the Institute has an extensive library of communications software for transmitting data and for recording transaction logs. The library includes software for monitoring network processes, automatically warning system operators of potential problems, restarting processes that have failed, or migrating network services to an available server. For instance, the laboratory has configured multiple web servers with Linux Virtual Server (LVS) software for high-availability web, application and database service provisioning as well as load balancing. A round-robin balancing algorithm is currently used such that if the processing </w:t>
      </w:r>
      <w:proofErr w:type="gramStart"/>
      <w:r w:rsidRPr="000C4137">
        <w:rPr>
          <w:rFonts w:cs="Arial"/>
        </w:rPr>
        <w:t>load</w:t>
      </w:r>
      <w:proofErr w:type="gramEnd"/>
      <w:r w:rsidRPr="000C4137">
        <w:rPr>
          <w:rFonts w:cs="Arial"/>
        </w:rPr>
        <w:t xml:space="preserve"> on one server is heavy, incoming requests, be it HTTP, JSP or MySQL, are forwarded to the next available server by the LVS software layer. Listeners on one virtual server monitor the status and responsiveness of the others. If a failure is detected, an available server is elected as master and it assumes control and request forwarding for the entire LVS environment.</w:t>
      </w:r>
    </w:p>
    <w:p w14:paraId="17970952" w14:textId="2D8FEC87" w:rsidR="007A2036" w:rsidRPr="000C4137" w:rsidDel="005744E3" w:rsidRDefault="007A2036" w:rsidP="00325A2E">
      <w:pPr>
        <w:pStyle w:val="NoSpacing"/>
        <w:rPr>
          <w:del w:id="62" w:author="Ryan Essex" w:date="2016-03-04T13:11:00Z"/>
          <w:rFonts w:cs="Arial"/>
        </w:rPr>
        <w:pPrChange w:id="63" w:author="Ryan Essex" w:date="2016-03-04T12:54:00Z">
          <w:pPr>
            <w:jc w:val="both"/>
          </w:pPr>
        </w:pPrChange>
      </w:pPr>
    </w:p>
    <w:p w14:paraId="184D5C58" w14:textId="68E6E924" w:rsidR="007A2036" w:rsidRPr="000C4137" w:rsidRDefault="007A2036" w:rsidP="00325A2E">
      <w:pPr>
        <w:pStyle w:val="NoSpacing"/>
        <w:rPr>
          <w:rFonts w:cs="Arial"/>
        </w:rPr>
        <w:pPrChange w:id="64" w:author="Ryan Essex" w:date="2016-03-04T12:54:00Z">
          <w:pPr>
            <w:jc w:val="both"/>
          </w:pPr>
        </w:pPrChange>
      </w:pPr>
      <w:r w:rsidRPr="00325A2E">
        <w:rPr>
          <w:rStyle w:val="Heading2Char"/>
          <w:rPrChange w:id="65" w:author="Ryan Essex" w:date="2016-03-04T12:55:00Z">
            <w:rPr>
              <w:rFonts w:cs="Arial"/>
              <w:i/>
            </w:rPr>
          </w:rPrChange>
        </w:rPr>
        <w:t>Offsite and Onsite Backup Resources</w:t>
      </w:r>
      <w:ins w:id="66" w:author="Ryan Essex" w:date="2016-03-04T13:09:00Z">
        <w:r w:rsidR="00DD271C">
          <w:rPr>
            <w:rFonts w:cs="Arial"/>
          </w:rPr>
          <w:t>:</w:t>
        </w:r>
      </w:ins>
      <w:del w:id="67" w:author="Ryan Essex" w:date="2016-03-04T13:09:00Z">
        <w:r w:rsidRPr="000C4137" w:rsidDel="00DD271C">
          <w:rPr>
            <w:rFonts w:cs="Arial"/>
            <w:i/>
          </w:rPr>
          <w:delText>.</w:delText>
        </w:r>
      </w:del>
      <w:r w:rsidRPr="000C4137">
        <w:rPr>
          <w:rFonts w:cs="Arial"/>
          <w:i/>
        </w:rPr>
        <w:t xml:space="preserve"> </w:t>
      </w:r>
      <w:r w:rsidRPr="000C4137">
        <w:rPr>
          <w:rFonts w:cs="Arial"/>
        </w:rPr>
        <w:t xml:space="preserve">All critical system data and source code is backed up regularly to local </w:t>
      </w:r>
      <w:proofErr w:type="spellStart"/>
      <w:r w:rsidRPr="000C4137">
        <w:rPr>
          <w:rFonts w:cs="Arial"/>
        </w:rPr>
        <w:t>nearline</w:t>
      </w:r>
      <w:proofErr w:type="spellEnd"/>
      <w:r w:rsidRPr="000C4137">
        <w:rPr>
          <w:rFonts w:cs="Arial"/>
        </w:rPr>
        <w:t xml:space="preserve"> storage and cloned to LTO6 magnetic tape for offsite archival with Iron Mountain. Offsite backup data is kept in current within one week to enable rapid redeployment of all services with a view of operations and data as of a reasonable time frame. The EMC </w:t>
      </w:r>
      <w:proofErr w:type="spellStart"/>
      <w:r w:rsidRPr="000C4137">
        <w:rPr>
          <w:rFonts w:cs="Arial"/>
        </w:rPr>
        <w:t>Isilon</w:t>
      </w:r>
      <w:proofErr w:type="spellEnd"/>
      <w:r w:rsidRPr="000C4137">
        <w:rPr>
          <w:rFonts w:cs="Arial"/>
        </w:rPr>
        <w:t xml:space="preserve"> nodes retain snapshots of one month’s worth of data to offer the most rapid, but least disaster-resilient restoration. Snapshot retention allows rapid restoration of unintentionally overwritten or deleted data and does not require retrieval from archived tape. </w:t>
      </w:r>
      <w:proofErr w:type="spellStart"/>
      <w:r w:rsidRPr="000C4137">
        <w:rPr>
          <w:rFonts w:cs="Arial"/>
        </w:rPr>
        <w:t>Nearline</w:t>
      </w:r>
      <w:proofErr w:type="spellEnd"/>
      <w:r w:rsidRPr="000C4137">
        <w:rPr>
          <w:rFonts w:cs="Arial"/>
        </w:rPr>
        <w:t>-stored backup data provides similarly rapid restoration of the prior year’s on-site data. Offsite archived magnetic media, while the last resort, can be recalled the same day and offers retrieval of data from a date range as recent as the prior week to as old as the initial archival series of tapes over one year old. Onsite datasets grow rapidly, constantly and require a flexible tape backup solution. Clones are pushed to tape by way of a pair of EMC backup accelerators to an expandable 10 LTO6 drive Quantum i500 tape array. The array provides the backup parallelism the expansive data collection requires for offsite archival on such an aggressive schedule.</w:t>
      </w:r>
    </w:p>
    <w:p w14:paraId="6ADC4F5E" w14:textId="0571C233" w:rsidR="007A2036" w:rsidRPr="000C4137" w:rsidDel="005744E3" w:rsidRDefault="007A2036" w:rsidP="00325A2E">
      <w:pPr>
        <w:pStyle w:val="NoSpacing"/>
        <w:rPr>
          <w:del w:id="68" w:author="Ryan Essex" w:date="2016-03-04T13:11:00Z"/>
          <w:rFonts w:cs="Arial"/>
        </w:rPr>
        <w:pPrChange w:id="69" w:author="Ryan Essex" w:date="2016-03-04T12:54:00Z">
          <w:pPr>
            <w:jc w:val="both"/>
          </w:pPr>
        </w:pPrChange>
      </w:pPr>
    </w:p>
    <w:p w14:paraId="20DDBA38" w14:textId="5A135DF5" w:rsidR="007A2036" w:rsidRPr="000C4137" w:rsidRDefault="007A2036" w:rsidP="00325A2E">
      <w:pPr>
        <w:pStyle w:val="NoSpacing"/>
        <w:rPr>
          <w:rFonts w:cs="Arial"/>
        </w:rPr>
        <w:pPrChange w:id="70" w:author="Ryan Essex" w:date="2016-03-04T12:54:00Z">
          <w:pPr>
            <w:jc w:val="both"/>
          </w:pPr>
        </w:pPrChange>
      </w:pPr>
      <w:r w:rsidRPr="00325A2E">
        <w:rPr>
          <w:rStyle w:val="Heading2Char"/>
          <w:rPrChange w:id="71" w:author="Ryan Essex" w:date="2016-03-04T12:55:00Z">
            <w:rPr>
              <w:rFonts w:cs="Arial"/>
              <w:i/>
            </w:rPr>
          </w:rPrChange>
        </w:rPr>
        <w:t>Virtualized Resources</w:t>
      </w:r>
      <w:ins w:id="72" w:author="Ryan Essex" w:date="2016-03-04T13:09:00Z">
        <w:r w:rsidR="00DD271C">
          <w:rPr>
            <w:rStyle w:val="Heading2Char"/>
          </w:rPr>
          <w:t>:</w:t>
        </w:r>
      </w:ins>
      <w:del w:id="73" w:author="Ryan Essex" w:date="2016-03-04T13:09:00Z">
        <w:r w:rsidRPr="000C4137" w:rsidDel="00DD271C">
          <w:rPr>
            <w:rFonts w:cs="Arial"/>
            <w:i/>
          </w:rPr>
          <w:delText>.</w:delText>
        </w:r>
      </w:del>
      <w:proofErr w:type="gramStart"/>
      <w:r w:rsidRPr="000C4137">
        <w:rPr>
          <w:rFonts w:cs="Arial"/>
        </w:rPr>
        <w:t xml:space="preserve">  Due</w:t>
      </w:r>
      <w:proofErr w:type="gramEnd"/>
      <w:r w:rsidRPr="000C4137">
        <w:rPr>
          <w:rFonts w:cs="Arial"/>
        </w:rPr>
        <w:t xml:space="preserve"> to the rate that new servers need to be provisioned for scientific research, the Institute deploys a sophisticated high availability virtualized environment. This environment allows systems administrators to deploy new compute resources (virtual machines or VM's) in a matter of minutes rather than hours or days. Furthermore, once deployed these virtualized resources can float uninhibitedly between all the physical servers within the cluster. This is advantageous because the virtualization cluster can intelligently balance virtual machines amongst all the physical servers, which permits resource failover if a virtual machine becomes I/O starved or a physical server becomes unavailable. The net benefit for the Institute is more software resources are being efficiently deployed on a smaller hardware footprint, which results in a savings in hardware purchases, rack space and heat expulsion. </w:t>
      </w:r>
    </w:p>
    <w:p w14:paraId="753DAD90" w14:textId="77777777" w:rsidR="007A2036" w:rsidRPr="000C4137" w:rsidRDefault="007A2036" w:rsidP="00325A2E">
      <w:pPr>
        <w:pStyle w:val="NoSpacing"/>
        <w:rPr>
          <w:rFonts w:cs="Arial"/>
        </w:rPr>
        <w:pPrChange w:id="74" w:author="Ryan Essex" w:date="2016-03-04T12:54:00Z">
          <w:pPr>
            <w:tabs>
              <w:tab w:val="left" w:pos="1440"/>
            </w:tabs>
            <w:jc w:val="both"/>
          </w:pPr>
        </w:pPrChange>
      </w:pPr>
    </w:p>
    <w:p w14:paraId="5A38687E" w14:textId="77777777" w:rsidR="007A2036" w:rsidRPr="000C4137" w:rsidRDefault="007A2036" w:rsidP="00325A2E">
      <w:pPr>
        <w:pStyle w:val="NoSpacing"/>
        <w:rPr>
          <w:rFonts w:cs="Arial"/>
          <w:lang w:val="fr-FR"/>
        </w:rPr>
        <w:pPrChange w:id="75" w:author="Ryan Essex" w:date="2016-03-04T12:54:00Z">
          <w:pPr>
            <w:tabs>
              <w:tab w:val="left" w:pos="1440"/>
            </w:tabs>
            <w:jc w:val="both"/>
          </w:pPr>
        </w:pPrChange>
      </w:pPr>
      <w:r w:rsidRPr="000C4137">
        <w:rPr>
          <w:rFonts w:cs="Arial"/>
          <w:noProof/>
        </w:rPr>
        <w:lastRenderedPageBreak/>
        <w:drawing>
          <wp:anchor distT="0" distB="0" distL="114300" distR="114300" simplePos="0" relativeHeight="251662336" behindDoc="0" locked="0" layoutInCell="1" allowOverlap="1" wp14:anchorId="468C7828" wp14:editId="7202BB5C">
            <wp:simplePos x="0" y="0"/>
            <wp:positionH relativeFrom="margin">
              <wp:align>center</wp:align>
            </wp:positionH>
            <wp:positionV relativeFrom="paragraph">
              <wp:posOffset>1671320</wp:posOffset>
            </wp:positionV>
            <wp:extent cx="6593840" cy="4281805"/>
            <wp:effectExtent l="0" t="0" r="0" b="4445"/>
            <wp:wrapSquare wrapText="bothSides"/>
            <wp:docPr id="4" name="Picture 4" descr="U:\Awards_Update\_ResourcesEnviron\DC_visio_2015\DC_visio_2015\dat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wards_Update\_ResourcesEnviron\DC_visio_2015\DC_visio_2015\datacenter.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038"/>
                    <a:stretch/>
                  </pic:blipFill>
                  <pic:spPr bwMode="auto">
                    <a:xfrm>
                      <a:off x="0" y="0"/>
                      <a:ext cx="6593840" cy="4281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4137">
        <w:rPr>
          <w:rFonts w:cs="Arial"/>
        </w:rPr>
        <w:t xml:space="preserve">The software powering the virtualized environment is VMware's ESX 5. The ESX 5 is deployed on eight Cisco UCS B200 M3 servers, each with sixteen 2.6/3.3 GHz CPU cores and 128GB of DDR3 RAM. These eight servers reside within a Cisco UCS 5108 blade chassis with dual 8x10 Gigabit mezzanine cards providing a total of 160 Gigabits of available external bandwidth. Storage for the virtualization cluster is housed on the 23 nodes of </w:t>
      </w:r>
      <w:proofErr w:type="spellStart"/>
      <w:r w:rsidRPr="000C4137">
        <w:rPr>
          <w:rFonts w:cs="Arial"/>
        </w:rPr>
        <w:t>Isilon</w:t>
      </w:r>
      <w:proofErr w:type="spellEnd"/>
      <w:r w:rsidRPr="000C4137">
        <w:rPr>
          <w:rFonts w:cs="Arial"/>
        </w:rPr>
        <w:t xml:space="preserve"> storage. The primary bottleneck for the majority of virtualization solutions is disk I/O and the </w:t>
      </w:r>
      <w:proofErr w:type="spellStart"/>
      <w:r w:rsidRPr="000C4137">
        <w:rPr>
          <w:rFonts w:cs="Arial"/>
        </w:rPr>
        <w:t>Isilon</w:t>
      </w:r>
      <w:proofErr w:type="spellEnd"/>
      <w:r w:rsidRPr="000C4137">
        <w:rPr>
          <w:rFonts w:cs="Arial"/>
        </w:rPr>
        <w:t xml:space="preserve"> cluster more than meets the demands of creating a highly available virtualized infrastructure whose capabilities and efficiency meet or greatly exceed those of a physical infrastructure. A single </w:t>
      </w:r>
      <w:proofErr w:type="gramStart"/>
      <w:r w:rsidRPr="000C4137">
        <w:rPr>
          <w:rFonts w:cs="Arial"/>
        </w:rPr>
        <w:t>six rack</w:t>
      </w:r>
      <w:proofErr w:type="gramEnd"/>
      <w:r w:rsidRPr="000C4137">
        <w:rPr>
          <w:rFonts w:cs="Arial"/>
        </w:rPr>
        <w:t xml:space="preserve"> unit (6RU), eight blade chassis can easily replicate the resources of a 600+ server physical infrastructure when paired with the appropriate storage solution such as the </w:t>
      </w:r>
      <w:proofErr w:type="spellStart"/>
      <w:r w:rsidRPr="000C4137">
        <w:rPr>
          <w:rFonts w:cs="Arial"/>
        </w:rPr>
        <w:t>Isilon</w:t>
      </w:r>
      <w:proofErr w:type="spellEnd"/>
      <w:r w:rsidRPr="000C4137">
        <w:rPr>
          <w:rFonts w:cs="Arial"/>
        </w:rPr>
        <w:t xml:space="preserve"> storage cluster. </w:t>
      </w:r>
    </w:p>
    <w:p w14:paraId="410D9B4A" w14:textId="77777777" w:rsidR="007A2036" w:rsidRPr="000C4137" w:rsidRDefault="007A2036" w:rsidP="00325A2E">
      <w:pPr>
        <w:pStyle w:val="NoSpacing"/>
        <w:rPr>
          <w:rFonts w:cs="Arial"/>
          <w:highlight w:val="yellow"/>
          <w:lang w:val="fr-FR"/>
        </w:rPr>
        <w:pPrChange w:id="76" w:author="Ryan Essex" w:date="2016-03-04T12:54:00Z">
          <w:pPr>
            <w:jc w:val="both"/>
          </w:pPr>
        </w:pPrChange>
      </w:pPr>
    </w:p>
    <w:p w14:paraId="420B46D7" w14:textId="77777777" w:rsidR="007A2036" w:rsidRPr="00DD271C" w:rsidRDefault="007A2036" w:rsidP="00325A2E">
      <w:pPr>
        <w:pStyle w:val="NoSpacing"/>
        <w:rPr>
          <w:rFonts w:cs="Arial"/>
          <w:sz w:val="18"/>
          <w:szCs w:val="18"/>
          <w:lang w:val="fr-FR"/>
          <w:rPrChange w:id="77" w:author="Ryan Essex" w:date="2016-03-04T13:08:00Z">
            <w:rPr>
              <w:rFonts w:cs="Arial"/>
              <w:lang w:val="fr-FR"/>
            </w:rPr>
          </w:rPrChange>
        </w:rPr>
        <w:pPrChange w:id="78" w:author="Ryan Essex" w:date="2016-03-04T12:54:00Z">
          <w:pPr>
            <w:jc w:val="center"/>
          </w:pPr>
        </w:pPrChange>
      </w:pPr>
      <w:r w:rsidRPr="00DD271C">
        <w:rPr>
          <w:rFonts w:cs="Arial"/>
          <w:b/>
          <w:sz w:val="18"/>
          <w:szCs w:val="18"/>
          <w:lang w:val="fr-FR"/>
          <w:rPrChange w:id="79" w:author="Ryan Essex" w:date="2016-03-04T13:08:00Z">
            <w:rPr>
              <w:rFonts w:cs="Arial"/>
              <w:lang w:val="fr-FR"/>
            </w:rPr>
          </w:rPrChange>
        </w:rPr>
        <w:t>Figure 3.</w:t>
      </w:r>
      <w:r w:rsidRPr="00DD271C">
        <w:rPr>
          <w:rFonts w:cs="Arial"/>
          <w:sz w:val="18"/>
          <w:szCs w:val="18"/>
          <w:lang w:val="fr-FR"/>
          <w:rPrChange w:id="80" w:author="Ryan Essex" w:date="2016-03-04T13:08:00Z">
            <w:rPr>
              <w:rFonts w:cs="Arial"/>
              <w:lang w:val="fr-FR"/>
            </w:rPr>
          </w:rPrChange>
        </w:rPr>
        <w:t xml:space="preserve"> </w:t>
      </w:r>
      <w:r w:rsidRPr="00DD271C">
        <w:rPr>
          <w:rFonts w:cs="Arial"/>
          <w:sz w:val="18"/>
          <w:szCs w:val="18"/>
          <w:rPrChange w:id="81" w:author="Ryan Essex" w:date="2016-03-04T13:08:00Z">
            <w:rPr>
              <w:rFonts w:cs="Arial"/>
            </w:rPr>
          </w:rPrChange>
        </w:rPr>
        <w:t xml:space="preserve">Stevens Neuroimaging and Informatics Institute </w:t>
      </w:r>
      <w:r w:rsidRPr="00DD271C">
        <w:rPr>
          <w:rFonts w:cs="Arial"/>
          <w:sz w:val="18"/>
          <w:szCs w:val="18"/>
          <w:lang w:val="fr-FR"/>
          <w:rPrChange w:id="82" w:author="Ryan Essex" w:date="2016-03-04T13:08:00Z">
            <w:rPr>
              <w:rFonts w:cs="Arial"/>
              <w:lang w:val="fr-FR"/>
            </w:rPr>
          </w:rPrChange>
        </w:rPr>
        <w:t xml:space="preserve">network infrastructure and </w:t>
      </w:r>
      <w:proofErr w:type="spellStart"/>
      <w:r w:rsidRPr="00DD271C">
        <w:rPr>
          <w:rFonts w:cs="Arial"/>
          <w:sz w:val="18"/>
          <w:szCs w:val="18"/>
          <w:lang w:val="fr-FR"/>
          <w:rPrChange w:id="83" w:author="Ryan Essex" w:date="2016-03-04T13:08:00Z">
            <w:rPr>
              <w:rFonts w:cs="Arial"/>
              <w:lang w:val="fr-FR"/>
            </w:rPr>
          </w:rPrChange>
        </w:rPr>
        <w:t>supercomputing</w:t>
      </w:r>
      <w:proofErr w:type="spellEnd"/>
      <w:r w:rsidRPr="00DD271C">
        <w:rPr>
          <w:rFonts w:cs="Arial"/>
          <w:sz w:val="18"/>
          <w:szCs w:val="18"/>
          <w:lang w:val="fr-FR"/>
          <w:rPrChange w:id="84" w:author="Ryan Essex" w:date="2016-03-04T13:08:00Z">
            <w:rPr>
              <w:rFonts w:cs="Arial"/>
              <w:lang w:val="fr-FR"/>
            </w:rPr>
          </w:rPrChange>
        </w:rPr>
        <w:t xml:space="preserve"> </w:t>
      </w:r>
      <w:proofErr w:type="spellStart"/>
      <w:r w:rsidRPr="00DD271C">
        <w:rPr>
          <w:rFonts w:cs="Arial"/>
          <w:sz w:val="18"/>
          <w:szCs w:val="18"/>
          <w:lang w:val="fr-FR"/>
          <w:rPrChange w:id="85" w:author="Ryan Essex" w:date="2016-03-04T13:08:00Z">
            <w:rPr>
              <w:rFonts w:cs="Arial"/>
              <w:lang w:val="fr-FR"/>
            </w:rPr>
          </w:rPrChange>
        </w:rPr>
        <w:t>environment</w:t>
      </w:r>
      <w:proofErr w:type="spellEnd"/>
      <w:r w:rsidRPr="00DD271C">
        <w:rPr>
          <w:rFonts w:cs="Arial"/>
          <w:sz w:val="18"/>
          <w:szCs w:val="18"/>
          <w:lang w:val="fr-FR"/>
          <w:rPrChange w:id="86" w:author="Ryan Essex" w:date="2016-03-04T13:08:00Z">
            <w:rPr>
              <w:rFonts w:cs="Arial"/>
              <w:lang w:val="fr-FR"/>
            </w:rPr>
          </w:rPrChange>
        </w:rPr>
        <w:t>.</w:t>
      </w:r>
    </w:p>
    <w:p w14:paraId="45A98198" w14:textId="77777777" w:rsidR="007A2036" w:rsidRPr="000C4137" w:rsidRDefault="007A2036" w:rsidP="00325A2E">
      <w:pPr>
        <w:pStyle w:val="NoSpacing"/>
        <w:rPr>
          <w:rFonts w:cs="Arial"/>
          <w:lang w:val="fr-FR"/>
        </w:rPr>
        <w:pPrChange w:id="87" w:author="Ryan Essex" w:date="2016-03-04T12:54:00Z">
          <w:pPr>
            <w:jc w:val="both"/>
          </w:pPr>
        </w:pPrChange>
      </w:pPr>
    </w:p>
    <w:p w14:paraId="12DD75BE" w14:textId="3FFB3EAD" w:rsidR="007A2036" w:rsidRPr="000C4137" w:rsidRDefault="007A2036" w:rsidP="00325A2E">
      <w:pPr>
        <w:pStyle w:val="NoSpacing"/>
        <w:rPr>
          <w:rFonts w:cs="Arial"/>
        </w:rPr>
        <w:pPrChange w:id="88" w:author="Ryan Essex" w:date="2016-03-04T12:54:00Z">
          <w:pPr>
            <w:pStyle w:val="NormalWeb"/>
            <w:jc w:val="both"/>
          </w:pPr>
        </w:pPrChange>
      </w:pPr>
      <w:r w:rsidRPr="00325A2E">
        <w:rPr>
          <w:rStyle w:val="Heading2Char"/>
          <w:rPrChange w:id="89" w:author="Ryan Essex" w:date="2016-03-04T12:55:00Z">
            <w:rPr>
              <w:rFonts w:cs="Arial"/>
              <w:i/>
            </w:rPr>
          </w:rPrChange>
        </w:rPr>
        <w:t>Workflow Processing</w:t>
      </w:r>
      <w:ins w:id="90" w:author="Ryan Essex" w:date="2016-03-04T13:10:00Z">
        <w:r w:rsidR="00DD271C">
          <w:rPr>
            <w:rStyle w:val="Heading2Char"/>
          </w:rPr>
          <w:t>:</w:t>
        </w:r>
      </w:ins>
      <w:del w:id="91" w:author="Ryan Essex" w:date="2016-03-04T13:08:00Z">
        <w:r w:rsidRPr="000C4137" w:rsidDel="00DD271C">
          <w:rPr>
            <w:rFonts w:cs="Arial"/>
            <w:i/>
          </w:rPr>
          <w:delText>.</w:delText>
        </w:r>
      </w:del>
      <w:r w:rsidRPr="000C4137">
        <w:rPr>
          <w:rFonts w:cs="Arial"/>
          <w:i/>
        </w:rPr>
        <w:t xml:space="preserve"> </w:t>
      </w:r>
      <w:r w:rsidRPr="000C4137">
        <w:rPr>
          <w:rFonts w:cs="Arial"/>
        </w:rPr>
        <w:t>To facilitate the submission and execution of compute jobs in this compute environment, various batch-queuing systems such as SGE (https://arc.liv.ac.uk/trac/SGE) can be used to virtualize the resources above into a compute service. A grid layer sits atop the compute resources and submits jobs to available resources according to user-defined criteria such as CPU type, processor count, memory requirements, etc. The laboratory has successfully integrated the latest version of the LONI Pipeline (</w:t>
      </w:r>
      <w:r w:rsidR="00804144" w:rsidRPr="001B20CD">
        <w:rPr>
          <w:color w:val="0000FF"/>
          <w:rPrChange w:id="92" w:author="Ryan Essex" w:date="2016-03-04T13:04:00Z">
            <w:rPr/>
          </w:rPrChange>
        </w:rPr>
        <w:fldChar w:fldCharType="begin"/>
      </w:r>
      <w:r w:rsidR="00804144" w:rsidRPr="001B20CD">
        <w:rPr>
          <w:color w:val="0000FF"/>
          <w:rPrChange w:id="93" w:author="Ryan Essex" w:date="2016-03-04T13:04:00Z">
            <w:rPr/>
          </w:rPrChange>
        </w:rPr>
        <w:instrText xml:space="preserve"> HYPERLINK "http://pipeline.loni.usc.edu" </w:instrText>
      </w:r>
      <w:r w:rsidR="00804144" w:rsidRPr="001B20CD">
        <w:rPr>
          <w:color w:val="0000FF"/>
          <w:rPrChange w:id="94" w:author="Ryan Essex" w:date="2016-03-04T13:04:00Z">
            <w:rPr/>
          </w:rPrChange>
        </w:rPr>
        <w:fldChar w:fldCharType="separate"/>
      </w:r>
      <w:r w:rsidRPr="001B20CD">
        <w:rPr>
          <w:rStyle w:val="Hyperlink"/>
          <w:rFonts w:cs="Arial"/>
          <w:color w:val="0000FF"/>
          <w:rPrChange w:id="95" w:author="Ryan Essex" w:date="2016-03-04T13:04:00Z">
            <w:rPr>
              <w:rStyle w:val="Hyperlink"/>
              <w:rFonts w:cs="Arial"/>
            </w:rPr>
          </w:rPrChange>
        </w:rPr>
        <w:t>http://pipeline.loni.usc.edu</w:t>
      </w:r>
      <w:r w:rsidR="00804144" w:rsidRPr="001B20CD">
        <w:rPr>
          <w:rStyle w:val="Hyperlink"/>
          <w:rFonts w:cs="Arial"/>
          <w:color w:val="0000FF"/>
          <w:rPrChange w:id="96" w:author="Ryan Essex" w:date="2016-03-04T13:04:00Z">
            <w:rPr>
              <w:rStyle w:val="Hyperlink"/>
              <w:rFonts w:cs="Arial"/>
            </w:rPr>
          </w:rPrChange>
        </w:rPr>
        <w:fldChar w:fldCharType="end"/>
      </w:r>
      <w:r w:rsidRPr="000C4137">
        <w:rPr>
          <w:rFonts w:cs="Arial"/>
        </w:rPr>
        <w:t xml:space="preserve">) with SGE using DRMAA and JGDI interface bindings. The bindings allow jobs to be submitted natively from the LONI Pipeline to the grid without the need for external scripts. Furthermore, the LONI Pipeline can directly control the grid with those interfaces, significantly increasing the operating environment’s versatility and efficacy, and improving overall end-user experience. See Figure 4 for a screenshot of the latest version of the pipeline. </w:t>
      </w:r>
    </w:p>
    <w:p w14:paraId="54FAC57A" w14:textId="77777777" w:rsidR="007A2036" w:rsidRPr="000C4137" w:rsidRDefault="007A2036" w:rsidP="00325A2E">
      <w:pPr>
        <w:pStyle w:val="NoSpacing"/>
        <w:rPr>
          <w:rFonts w:cs="Arial"/>
        </w:rPr>
        <w:pPrChange w:id="97" w:author="Ryan Essex" w:date="2016-03-04T12:54:00Z">
          <w:pPr>
            <w:pStyle w:val="NormalWeb"/>
            <w:jc w:val="both"/>
          </w:pPr>
        </w:pPrChange>
      </w:pPr>
    </w:p>
    <w:p w14:paraId="3376AFCA" w14:textId="77777777" w:rsidR="007A2036" w:rsidRPr="000C4137" w:rsidRDefault="007A2036" w:rsidP="00325A2E">
      <w:pPr>
        <w:pStyle w:val="NoSpacing"/>
        <w:rPr>
          <w:rFonts w:cs="Arial"/>
        </w:rPr>
        <w:pPrChange w:id="98" w:author="Ryan Essex" w:date="2016-03-04T12:54:00Z">
          <w:pPr>
            <w:keepNext/>
            <w:jc w:val="center"/>
          </w:pPr>
        </w:pPrChange>
      </w:pPr>
      <w:r w:rsidRPr="000C4137">
        <w:rPr>
          <w:rFonts w:cs="Arial"/>
          <w:noProof/>
        </w:rPr>
        <w:lastRenderedPageBreak/>
        <w:drawing>
          <wp:inline distT="0" distB="0" distL="0" distR="0" wp14:anchorId="5D8122B5" wp14:editId="3E1D704A">
            <wp:extent cx="4572000" cy="2632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840" cy="2654518"/>
                    </a:xfrm>
                    <a:prstGeom prst="rect">
                      <a:avLst/>
                    </a:prstGeom>
                    <a:noFill/>
                    <a:ln>
                      <a:noFill/>
                    </a:ln>
                  </pic:spPr>
                </pic:pic>
              </a:graphicData>
            </a:graphic>
          </wp:inline>
        </w:drawing>
      </w:r>
    </w:p>
    <w:p w14:paraId="6B42A362" w14:textId="77777777" w:rsidR="007A2036" w:rsidRPr="000C4137" w:rsidRDefault="007A2036" w:rsidP="00325A2E">
      <w:pPr>
        <w:pStyle w:val="NoSpacing"/>
        <w:rPr>
          <w:rFonts w:cs="Arial"/>
          <w:i/>
        </w:rPr>
        <w:pPrChange w:id="99" w:author="Ryan Essex" w:date="2016-03-04T12:54:00Z">
          <w:pPr>
            <w:pStyle w:val="NormalWeb"/>
            <w:jc w:val="center"/>
          </w:pPr>
        </w:pPrChange>
      </w:pPr>
      <w:r w:rsidRPr="000C4137">
        <w:rPr>
          <w:rFonts w:cs="Arial"/>
        </w:rPr>
        <w:t>Figure 4.  The LONI Pipeline Execution Environment</w:t>
      </w:r>
    </w:p>
    <w:p w14:paraId="7682DFFB" w14:textId="77777777" w:rsidR="007A2036" w:rsidRPr="000C4137" w:rsidRDefault="007A2036" w:rsidP="00325A2E">
      <w:pPr>
        <w:pStyle w:val="NoSpacing"/>
        <w:rPr>
          <w:rFonts w:cs="Arial"/>
          <w:i/>
          <w:lang w:val="fr-FR"/>
        </w:rPr>
        <w:pPrChange w:id="100" w:author="Ryan Essex" w:date="2016-03-04T12:54:00Z">
          <w:pPr>
            <w:jc w:val="both"/>
          </w:pPr>
        </w:pPrChange>
      </w:pPr>
    </w:p>
    <w:p w14:paraId="15D7AA48" w14:textId="0183842E" w:rsidR="007A2036" w:rsidRPr="000C4137" w:rsidRDefault="007A2036" w:rsidP="00325A2E">
      <w:pPr>
        <w:pStyle w:val="NoSpacing"/>
        <w:rPr>
          <w:rFonts w:cs="Arial"/>
        </w:rPr>
        <w:pPrChange w:id="101" w:author="Ryan Essex" w:date="2016-03-04T12:54:00Z">
          <w:pPr>
            <w:jc w:val="both"/>
          </w:pPr>
        </w:pPrChange>
      </w:pPr>
      <w:r w:rsidRPr="00325A2E">
        <w:rPr>
          <w:rStyle w:val="Heading2Char"/>
          <w:rPrChange w:id="102" w:author="Ryan Essex" w:date="2016-03-04T12:55:00Z">
            <w:rPr>
              <w:rFonts w:cs="Arial"/>
              <w:i/>
              <w:lang w:val="fr-FR"/>
            </w:rPr>
          </w:rPrChange>
        </w:rPr>
        <w:t>New Facility</w:t>
      </w:r>
      <w:ins w:id="103" w:author="Ryan Essex" w:date="2016-03-04T13:08:00Z">
        <w:r w:rsidR="00DD271C">
          <w:rPr>
            <w:rStyle w:val="Heading2Char"/>
          </w:rPr>
          <w:t>:</w:t>
        </w:r>
      </w:ins>
      <w:del w:id="104" w:author="Ryan Essex" w:date="2016-03-04T13:08:00Z">
        <w:r w:rsidRPr="000C4137" w:rsidDel="00DD271C">
          <w:rPr>
            <w:rFonts w:cs="Arial"/>
            <w:i/>
            <w:lang w:val="fr-FR"/>
          </w:rPr>
          <w:delText>.</w:delText>
        </w:r>
      </w:del>
      <w:r w:rsidRPr="000C4137">
        <w:rPr>
          <w:rFonts w:cs="Arial"/>
          <w:lang w:val="fr-FR"/>
        </w:rPr>
        <w:t xml:space="preserve"> </w:t>
      </w:r>
      <w:r w:rsidRPr="000C4137">
        <w:rPr>
          <w:rFonts w:cs="Arial"/>
        </w:rPr>
        <w:t xml:space="preserve">The new construction in the </w:t>
      </w:r>
      <w:proofErr w:type="spellStart"/>
      <w:r w:rsidRPr="000C4137">
        <w:rPr>
          <w:rFonts w:cs="Arial"/>
        </w:rPr>
        <w:t>Raulston</w:t>
      </w:r>
      <w:proofErr w:type="spellEnd"/>
      <w:r w:rsidRPr="000C4137">
        <w:rPr>
          <w:rFonts w:cs="Arial"/>
        </w:rPr>
        <w:t xml:space="preserve"> Memorial Research Building will be the permanent home of the Stevens Neuroimaging and Informatics Institute.  This new facility represents a significant investment on the part of the university.  The </w:t>
      </w:r>
      <w:proofErr w:type="spellStart"/>
      <w:r w:rsidRPr="000C4137">
        <w:rPr>
          <w:rFonts w:cs="Arial"/>
        </w:rPr>
        <w:t>Raulston</w:t>
      </w:r>
      <w:proofErr w:type="spellEnd"/>
      <w:r w:rsidRPr="000C4137">
        <w:rPr>
          <w:rFonts w:cs="Arial"/>
        </w:rPr>
        <w:t xml:space="preserve"> renovations are projected to cost nearly $50M and take 18 months to complete.  The entire façade as well as interior of the building will be upgraded to complement the science being conducted at the Institute. The new facility will house a data center, a state-of-the art theater and workspaces.</w:t>
      </w:r>
    </w:p>
    <w:p w14:paraId="0DAC36A5" w14:textId="7833D91E" w:rsidR="007A2036" w:rsidRPr="000C4137" w:rsidDel="005744E3" w:rsidRDefault="007A2036" w:rsidP="00325A2E">
      <w:pPr>
        <w:pStyle w:val="NoSpacing"/>
        <w:rPr>
          <w:del w:id="105" w:author="Ryan Essex" w:date="2016-03-04T13:11:00Z"/>
          <w:rFonts w:cs="Arial"/>
        </w:rPr>
        <w:pPrChange w:id="106" w:author="Ryan Essex" w:date="2016-03-04T12:54:00Z">
          <w:pPr>
            <w:jc w:val="both"/>
          </w:pPr>
        </w:pPrChange>
      </w:pPr>
    </w:p>
    <w:p w14:paraId="22B90B0B" w14:textId="77777777" w:rsidR="007A2036" w:rsidRPr="000C4137" w:rsidRDefault="007A2036" w:rsidP="00325A2E">
      <w:pPr>
        <w:pStyle w:val="NoSpacing"/>
        <w:rPr>
          <w:rFonts w:cs="Arial"/>
        </w:rPr>
        <w:pPrChange w:id="107" w:author="Ryan Essex" w:date="2016-03-04T12:54:00Z">
          <w:pPr>
            <w:jc w:val="both"/>
          </w:pPr>
        </w:pPrChange>
      </w:pPr>
      <w:r w:rsidRPr="000C4137">
        <w:rPr>
          <w:rFonts w:cs="Arial"/>
        </w:rPr>
        <w:t xml:space="preserve">The data center will be approximately 3,000 square feet and is being designed using cutting edge high density cooling solutions and </w:t>
      </w:r>
      <w:proofErr w:type="gramStart"/>
      <w:r w:rsidRPr="000C4137">
        <w:rPr>
          <w:rFonts w:cs="Arial"/>
        </w:rPr>
        <w:t>high density</w:t>
      </w:r>
      <w:proofErr w:type="gramEnd"/>
      <w:r w:rsidRPr="000C4137">
        <w:rPr>
          <w:rFonts w:cs="Arial"/>
        </w:rPr>
        <w:t xml:space="preserve"> bladed compute solutions. A total of 48 racks will be installed and dedicated to research use.  Of the 48, 10 racks will be reserved for core services.  The core services are on separate, dedicated, redundant power to ensure continuous operation. The current design of the data center includes a </w:t>
      </w:r>
      <w:proofErr w:type="spellStart"/>
      <w:r w:rsidRPr="000C4137">
        <w:rPr>
          <w:rFonts w:cs="Arial"/>
        </w:rPr>
        <w:t>Powerware</w:t>
      </w:r>
      <w:proofErr w:type="spellEnd"/>
      <w:r w:rsidRPr="000C4137">
        <w:rPr>
          <w:rFonts w:cs="Arial"/>
        </w:rPr>
        <w:t xml:space="preserve"> 9395 UPS system providing two 750kW/825kVA UPSs in an N+1 configuration for non-core racks and two 225kW/250kVA in a 2N configuration for core services racks.  The UPS sends conditioned power to 300kVA Power Distribution Units (PDUs) located inside the data center.  The PDUs feed 400A rated Track Power </w:t>
      </w:r>
      <w:proofErr w:type="spellStart"/>
      <w:r w:rsidRPr="000C4137">
        <w:rPr>
          <w:rFonts w:cs="Arial"/>
        </w:rPr>
        <w:t>Busways</w:t>
      </w:r>
      <w:proofErr w:type="spellEnd"/>
      <w:r w:rsidRPr="000C4137">
        <w:rPr>
          <w:rFonts w:cs="Arial"/>
        </w:rPr>
        <w:t xml:space="preserve"> mounted above rows of racks providing an “A” bus and a “B” bus for flexible overhead power distribution to the racks.  The design calls for the use of VRLA batteries with 9 minutes of battery run time for the core services UPS and 6 minutes of battery run time for the non-core UPS (note that the generator requires less than 2 minutes of battery run time in order to fully take over the load in the event of an outage).  A 750kW/938kVA diesel emergency generator located in a weatherproof sound attenuated enclosure adjacent to the building will provide at least 8 hours of operation before needing to be refueled. </w:t>
      </w:r>
    </w:p>
    <w:p w14:paraId="2FE97A31" w14:textId="781D55BF" w:rsidR="007A2036" w:rsidRPr="000C4137" w:rsidDel="005744E3" w:rsidRDefault="007A2036" w:rsidP="00325A2E">
      <w:pPr>
        <w:pStyle w:val="NoSpacing"/>
        <w:rPr>
          <w:del w:id="108" w:author="Ryan Essex" w:date="2016-03-04T13:11:00Z"/>
          <w:rFonts w:cs="Arial"/>
        </w:rPr>
        <w:pPrChange w:id="109" w:author="Ryan Essex" w:date="2016-03-04T12:54:00Z">
          <w:pPr>
            <w:jc w:val="both"/>
          </w:pPr>
        </w:pPrChange>
      </w:pPr>
    </w:p>
    <w:p w14:paraId="2B01716F" w14:textId="77777777" w:rsidR="007A2036" w:rsidRPr="000C4137" w:rsidRDefault="007A2036" w:rsidP="00325A2E">
      <w:pPr>
        <w:pStyle w:val="NoSpacing"/>
        <w:rPr>
          <w:rFonts w:cs="Arial"/>
        </w:rPr>
        <w:pPrChange w:id="110" w:author="Ryan Essex" w:date="2016-03-04T12:54:00Z">
          <w:pPr>
            <w:jc w:val="both"/>
          </w:pPr>
        </w:pPrChange>
      </w:pPr>
      <w:r w:rsidRPr="000C4137">
        <w:rPr>
          <w:rFonts w:cs="Arial"/>
        </w:rPr>
        <w:t xml:space="preserve">The Cisco UCS blade solution described above allows the Institute to run the services of a much larger physical infrastructure in a much smaller footprint without sacrificing availability or flexibility. Each Cisco chassis hosts 8 server blades and has 160 gigabits of external bandwidth available per chassis. Each of the 48 racks can hold up to 6 chassis plus requisite networking equipment (4 fabric extenders). Thus, the new data center has adequate rack space to accommodate this project. </w:t>
      </w:r>
    </w:p>
    <w:p w14:paraId="71697BAC" w14:textId="186F785A" w:rsidR="007A2036" w:rsidRPr="000C4137" w:rsidDel="005744E3" w:rsidRDefault="007A2036" w:rsidP="00325A2E">
      <w:pPr>
        <w:pStyle w:val="NoSpacing"/>
        <w:rPr>
          <w:del w:id="111" w:author="Ryan Essex" w:date="2016-03-04T13:11:00Z"/>
          <w:rFonts w:cs="Arial"/>
        </w:rPr>
        <w:pPrChange w:id="112" w:author="Ryan Essex" w:date="2016-03-04T12:54:00Z">
          <w:pPr>
            <w:jc w:val="both"/>
          </w:pPr>
        </w:pPrChange>
      </w:pPr>
    </w:p>
    <w:p w14:paraId="76BA7935" w14:textId="77777777" w:rsidR="007A2036" w:rsidRPr="000C4137" w:rsidRDefault="007A2036" w:rsidP="00325A2E">
      <w:pPr>
        <w:pStyle w:val="NoSpacing"/>
        <w:rPr>
          <w:rFonts w:cs="Arial"/>
        </w:rPr>
        <w:pPrChange w:id="113" w:author="Ryan Essex" w:date="2016-03-04T12:54:00Z">
          <w:pPr>
            <w:jc w:val="both"/>
          </w:pPr>
        </w:pPrChange>
      </w:pPr>
      <w:r w:rsidRPr="000C4137">
        <w:rPr>
          <w:rFonts w:cs="Arial"/>
        </w:rPr>
        <w:t xml:space="preserve">In addition to a new data center, the new space in </w:t>
      </w:r>
      <w:proofErr w:type="spellStart"/>
      <w:r w:rsidRPr="000C4137">
        <w:rPr>
          <w:rFonts w:cs="Arial"/>
        </w:rPr>
        <w:t>Raulston</w:t>
      </w:r>
      <w:proofErr w:type="spellEnd"/>
      <w:r w:rsidRPr="000C4137">
        <w:rPr>
          <w:rFonts w:cs="Arial"/>
        </w:rPr>
        <w:t xml:space="preserve"> will house a 50-seat high definition theater – the Data Immersive Visualization Environment (DIVE).  The prominent feature of the DIVE is a large curved display that can present highly detailed images, video, interactive graphics and rich media generated by specialized research data.  The DIVE display will feature a dominant image area, with consistent brightness across the entire display surface, high contrast, and 150° horizontal viewing angle.  The display resolution target is 4k Ultra HD, 3840x2160 (8.3 megapixels), in a 16:9 aspect ratio.  Due to the ceiling height requirements, the DIVE will require two floors of the building. The DIVE is designed to facilitate research communication, dissemination, training and high levels of interaction. </w:t>
      </w:r>
    </w:p>
    <w:p w14:paraId="6AC8CCAE" w14:textId="0768C0D5" w:rsidR="007A2036" w:rsidRPr="000C4137" w:rsidDel="005744E3" w:rsidRDefault="007A2036" w:rsidP="00325A2E">
      <w:pPr>
        <w:pStyle w:val="NoSpacing"/>
        <w:rPr>
          <w:del w:id="114" w:author="Ryan Essex" w:date="2016-03-04T13:11:00Z"/>
          <w:rFonts w:cs="Arial"/>
        </w:rPr>
        <w:pPrChange w:id="115" w:author="Ryan Essex" w:date="2016-03-04T12:54:00Z">
          <w:pPr>
            <w:jc w:val="both"/>
          </w:pPr>
        </w:pPrChange>
      </w:pPr>
    </w:p>
    <w:p w14:paraId="346114BD" w14:textId="77777777" w:rsidR="007A2036" w:rsidRPr="000C4137" w:rsidRDefault="007A2036" w:rsidP="00325A2E">
      <w:pPr>
        <w:pStyle w:val="NoSpacing"/>
        <w:rPr>
          <w:rFonts w:cs="Arial"/>
          <w:color w:val="000000"/>
        </w:rPr>
        <w:pPrChange w:id="116" w:author="Ryan Essex" w:date="2016-03-04T12:54:00Z">
          <w:pPr>
            <w:adjustRightInd w:val="0"/>
            <w:jc w:val="both"/>
          </w:pPr>
        </w:pPrChange>
      </w:pPr>
      <w:r w:rsidRPr="000C4137">
        <w:rPr>
          <w:rFonts w:cs="Arial"/>
        </w:rPr>
        <w:t xml:space="preserve">Adjoining the </w:t>
      </w:r>
      <w:proofErr w:type="spellStart"/>
      <w:r w:rsidRPr="000C4137">
        <w:rPr>
          <w:rFonts w:cs="Arial"/>
        </w:rPr>
        <w:t>Raulston</w:t>
      </w:r>
      <w:proofErr w:type="spellEnd"/>
      <w:r w:rsidRPr="000C4137">
        <w:rPr>
          <w:rFonts w:cs="Arial"/>
        </w:rPr>
        <w:t xml:space="preserve"> Memorial Research Building on the north side is a brand new MRI facility.  The Center for Image Acquisition (CIA) will house a Siemens </w:t>
      </w:r>
      <w:proofErr w:type="spellStart"/>
      <w:r w:rsidRPr="000C4137">
        <w:rPr>
          <w:rFonts w:cs="Arial"/>
        </w:rPr>
        <w:t>Magnetom</w:t>
      </w:r>
      <w:proofErr w:type="spellEnd"/>
      <w:r w:rsidRPr="000C4137">
        <w:rPr>
          <w:rFonts w:cs="Arial"/>
        </w:rPr>
        <w:t xml:space="preserve"> </w:t>
      </w:r>
      <w:proofErr w:type="spellStart"/>
      <w:r w:rsidRPr="000C4137">
        <w:rPr>
          <w:rFonts w:cs="Arial"/>
        </w:rPr>
        <w:t>Prisma</w:t>
      </w:r>
      <w:proofErr w:type="spellEnd"/>
      <w:r w:rsidRPr="000C4137">
        <w:rPr>
          <w:rFonts w:cs="Arial"/>
        </w:rPr>
        <w:t xml:space="preserve">, a new 3 Tesla MRI scanner, and a Siemens </w:t>
      </w:r>
      <w:proofErr w:type="spellStart"/>
      <w:r w:rsidRPr="000C4137">
        <w:rPr>
          <w:rFonts w:cs="Arial"/>
        </w:rPr>
        <w:t>Magnetom</w:t>
      </w:r>
      <w:proofErr w:type="spellEnd"/>
      <w:r w:rsidRPr="000C4137">
        <w:rPr>
          <w:rFonts w:cs="Arial"/>
        </w:rPr>
        <w:t xml:space="preserve"> 7T MRI scanner.</w:t>
      </w:r>
      <w:r w:rsidRPr="000C4137">
        <w:rPr>
          <w:rFonts w:cs="Arial"/>
          <w:color w:val="000000"/>
        </w:rPr>
        <w:t xml:space="preserve"> The MAGNETOM </w:t>
      </w:r>
      <w:proofErr w:type="spellStart"/>
      <w:r w:rsidRPr="000C4137">
        <w:rPr>
          <w:rFonts w:cs="Arial"/>
          <w:color w:val="000000"/>
        </w:rPr>
        <w:t>Prisma</w:t>
      </w:r>
      <w:proofErr w:type="spellEnd"/>
      <w:r w:rsidRPr="000C4137">
        <w:rPr>
          <w:rFonts w:cs="Arial"/>
          <w:color w:val="000000"/>
        </w:rPr>
        <w:t xml:space="preserve"> 3T includes </w:t>
      </w:r>
      <w:r w:rsidRPr="000C4137">
        <w:rPr>
          <w:rFonts w:cs="Arial"/>
          <w:noProof/>
        </w:rPr>
        <w:t>unparalled simultaneous 80mT/m @ 200T/m/s gradients</w:t>
      </w:r>
      <w:r w:rsidRPr="000C4137">
        <w:rPr>
          <w:rFonts w:cs="Arial"/>
          <w:color w:val="000000"/>
        </w:rPr>
        <w:t xml:space="preserve">, a new, </w:t>
      </w:r>
      <w:proofErr w:type="gramStart"/>
      <w:r w:rsidRPr="000C4137">
        <w:rPr>
          <w:rFonts w:cs="Arial"/>
          <w:color w:val="000000"/>
        </w:rPr>
        <w:t>high end</w:t>
      </w:r>
      <w:proofErr w:type="gramEnd"/>
      <w:r w:rsidRPr="000C4137">
        <w:rPr>
          <w:rFonts w:cs="Arial"/>
          <w:color w:val="000000"/>
        </w:rPr>
        <w:t xml:space="preserve"> gradient system that delivers high gradient amplitudes and fast switching capabilities in a combination that is currently truly innovative. The Siemens </w:t>
      </w:r>
      <w:proofErr w:type="spellStart"/>
      <w:r w:rsidRPr="000C4137">
        <w:rPr>
          <w:rFonts w:cs="Arial"/>
          <w:color w:val="000000"/>
        </w:rPr>
        <w:t>Magnetom</w:t>
      </w:r>
      <w:proofErr w:type="spellEnd"/>
      <w:r w:rsidRPr="000C4137">
        <w:rPr>
          <w:rFonts w:cs="Arial"/>
          <w:color w:val="000000"/>
        </w:rPr>
        <w:t xml:space="preserve"> 7T MRI system is an investigational device. Both MRI scanners are at the leading edge for neuroimaging</w:t>
      </w:r>
    </w:p>
    <w:p w14:paraId="0B65754C" w14:textId="77777777" w:rsidR="007A2036" w:rsidRPr="000C4137" w:rsidRDefault="007A2036" w:rsidP="00325A2E">
      <w:pPr>
        <w:pStyle w:val="NoSpacing"/>
        <w:rPr>
          <w:rFonts w:cs="Arial"/>
        </w:rPr>
        <w:pPrChange w:id="117" w:author="Ryan Essex" w:date="2016-03-04T12:54:00Z">
          <w:pPr>
            <w:jc w:val="both"/>
          </w:pPr>
        </w:pPrChange>
      </w:pPr>
    </w:p>
    <w:p w14:paraId="4E51A7E5" w14:textId="58BA5E54" w:rsidR="007A2036" w:rsidRPr="000C4137" w:rsidRDefault="007A2036" w:rsidP="00325A2E">
      <w:pPr>
        <w:pStyle w:val="NoSpacing"/>
        <w:rPr>
          <w:rFonts w:cs="Arial"/>
        </w:rPr>
        <w:pPrChange w:id="118" w:author="Ryan Essex" w:date="2016-03-04T12:54:00Z">
          <w:pPr>
            <w:jc w:val="both"/>
          </w:pPr>
        </w:pPrChange>
      </w:pPr>
      <w:r w:rsidRPr="000C4137">
        <w:rPr>
          <w:rFonts w:cs="Arial"/>
        </w:rPr>
        <w:t xml:space="preserve">The </w:t>
      </w:r>
      <w:proofErr w:type="spellStart"/>
      <w:r w:rsidRPr="000C4137">
        <w:rPr>
          <w:rFonts w:cs="Arial"/>
        </w:rPr>
        <w:t>Raulston</w:t>
      </w:r>
      <w:proofErr w:type="spellEnd"/>
      <w:r w:rsidRPr="000C4137">
        <w:rPr>
          <w:rFonts w:cs="Arial"/>
        </w:rPr>
        <w:t xml:space="preserve"> building will house upwards of 90 faculty, postdocs, students and staff in a variety of seating configurations from private offices to shared offices to open workspaces designed for collaboration. Great care was taken to design the people space to facilitate ongoing discussion and collaboration while providing a peaceful work environment for all. </w:t>
      </w:r>
    </w:p>
    <w:p w14:paraId="2DA2DA61" w14:textId="58FE84EF" w:rsidR="007A2036" w:rsidRPr="000C4137" w:rsidDel="005744E3" w:rsidRDefault="007A2036" w:rsidP="00325A2E">
      <w:pPr>
        <w:pStyle w:val="NoSpacing"/>
        <w:rPr>
          <w:del w:id="119" w:author="Ryan Essex" w:date="2016-03-04T13:12:00Z"/>
          <w:rFonts w:cs="Arial"/>
        </w:rPr>
        <w:pPrChange w:id="120" w:author="Ryan Essex" w:date="2016-03-04T12:54:00Z">
          <w:pPr>
            <w:jc w:val="both"/>
          </w:pPr>
        </w:pPrChange>
      </w:pPr>
    </w:p>
    <w:p w14:paraId="369E7ED0" w14:textId="373EAEA0" w:rsidR="007A2036" w:rsidRPr="000C4137" w:rsidRDefault="007A2036" w:rsidP="00325A2E">
      <w:pPr>
        <w:pStyle w:val="NoSpacing"/>
        <w:rPr>
          <w:rFonts w:cs="Arial"/>
        </w:rPr>
        <w:pPrChange w:id="121" w:author="Ryan Essex" w:date="2016-03-04T12:54:00Z">
          <w:pPr>
            <w:jc w:val="both"/>
          </w:pPr>
        </w:pPrChange>
      </w:pPr>
      <w:r w:rsidRPr="000C4137">
        <w:rPr>
          <w:rFonts w:cs="Arial"/>
        </w:rPr>
        <w:t>A rendering of the new building</w:t>
      </w:r>
      <w:ins w:id="122" w:author="Ryan Essex" w:date="2016-03-04T13:12:00Z">
        <w:r w:rsidR="005744E3">
          <w:rPr>
            <w:rFonts w:cs="Arial"/>
          </w:rPr>
          <w:t xml:space="preserve"> is</w:t>
        </w:r>
      </w:ins>
      <w:bookmarkStart w:id="123" w:name="_GoBack"/>
      <w:bookmarkEnd w:id="123"/>
      <w:r w:rsidRPr="000C4137">
        <w:rPr>
          <w:rFonts w:cs="Arial"/>
        </w:rPr>
        <w:t xml:space="preserve"> included below (</w:t>
      </w:r>
      <w:r w:rsidRPr="005744E3">
        <w:rPr>
          <w:rFonts w:cs="Arial"/>
          <w:b/>
          <w:rPrChange w:id="124" w:author="Ryan Essex" w:date="2016-03-04T13:11:00Z">
            <w:rPr>
              <w:rFonts w:cs="Arial"/>
            </w:rPr>
          </w:rPrChange>
        </w:rPr>
        <w:t>Fig</w:t>
      </w:r>
      <w:del w:id="125" w:author="Ryan Essex" w:date="2016-03-04T13:11:00Z">
        <w:r w:rsidRPr="005744E3" w:rsidDel="005744E3">
          <w:rPr>
            <w:rFonts w:cs="Arial"/>
            <w:b/>
            <w:rPrChange w:id="126" w:author="Ryan Essex" w:date="2016-03-04T13:11:00Z">
              <w:rPr>
                <w:rFonts w:cs="Arial"/>
              </w:rPr>
            </w:rPrChange>
          </w:rPr>
          <w:delText>ure</w:delText>
        </w:r>
      </w:del>
      <w:ins w:id="127" w:author="Ryan Essex" w:date="2016-03-04T13:11:00Z">
        <w:r w:rsidR="005744E3">
          <w:rPr>
            <w:rFonts w:cs="Arial"/>
            <w:b/>
          </w:rPr>
          <w:t>.</w:t>
        </w:r>
      </w:ins>
      <w:r w:rsidRPr="005744E3">
        <w:rPr>
          <w:rFonts w:cs="Arial"/>
          <w:b/>
          <w:rPrChange w:id="128" w:author="Ryan Essex" w:date="2016-03-04T13:11:00Z">
            <w:rPr>
              <w:rFonts w:cs="Arial"/>
            </w:rPr>
          </w:rPrChange>
        </w:rPr>
        <w:t xml:space="preserve"> 5</w:t>
      </w:r>
      <w:r w:rsidRPr="000C4137">
        <w:rPr>
          <w:rFonts w:cs="Arial"/>
        </w:rPr>
        <w:t xml:space="preserve">). </w:t>
      </w:r>
      <w:del w:id="129" w:author="Ryan Essex" w:date="2016-03-04T13:11:00Z">
        <w:r w:rsidRPr="000C4137" w:rsidDel="005744E3">
          <w:rPr>
            <w:rFonts w:cs="Arial"/>
          </w:rPr>
          <w:delText xml:space="preserve"> </w:delText>
        </w:r>
      </w:del>
      <w:r w:rsidRPr="000C4137">
        <w:rPr>
          <w:rFonts w:cs="Arial"/>
        </w:rPr>
        <w:t xml:space="preserve">The </w:t>
      </w:r>
      <w:proofErr w:type="spellStart"/>
      <w:r w:rsidRPr="000C4137">
        <w:rPr>
          <w:rFonts w:cs="Arial"/>
        </w:rPr>
        <w:t>Raulston</w:t>
      </w:r>
      <w:proofErr w:type="spellEnd"/>
      <w:r w:rsidRPr="000C4137">
        <w:rPr>
          <w:rFonts w:cs="Arial"/>
        </w:rPr>
        <w:t xml:space="preserve"> building is scheduled to open in 2016. </w:t>
      </w:r>
      <w:r w:rsidRPr="000C4137">
        <w:rPr>
          <w:rFonts w:cs="Arial"/>
          <w:noProof/>
        </w:rPr>
        <mc:AlternateContent>
          <mc:Choice Requires="wps">
            <w:drawing>
              <wp:anchor distT="45720" distB="45720" distL="114300" distR="114300" simplePos="0" relativeHeight="251660288" behindDoc="0" locked="0" layoutInCell="1" allowOverlap="1" wp14:anchorId="0A69AE5D" wp14:editId="1352D358">
                <wp:simplePos x="0" y="0"/>
                <wp:positionH relativeFrom="column">
                  <wp:posOffset>3810</wp:posOffset>
                </wp:positionH>
                <wp:positionV relativeFrom="paragraph">
                  <wp:posOffset>248285</wp:posOffset>
                </wp:positionV>
                <wp:extent cx="6719570" cy="4770755"/>
                <wp:effectExtent l="0" t="0" r="508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9570" cy="4770755"/>
                        </a:xfrm>
                        <a:prstGeom prst="rect">
                          <a:avLst/>
                        </a:prstGeom>
                        <a:solidFill>
                          <a:srgbClr val="FFFFFF"/>
                        </a:solidFill>
                        <a:ln w="9525">
                          <a:noFill/>
                          <a:miter lim="800000"/>
                          <a:headEnd/>
                          <a:tailEnd/>
                        </a:ln>
                      </wps:spPr>
                      <wps:txbx>
                        <w:txbxContent>
                          <w:p w14:paraId="3270A4BC" w14:textId="77777777" w:rsidR="005C0448" w:rsidRDefault="005C0448" w:rsidP="007A2036">
                            <w:pPr>
                              <w:tabs>
                                <w:tab w:val="left" w:pos="360"/>
                              </w:tabs>
                              <w:jc w:val="center"/>
                              <w:rPr>
                                <w:rFonts w:ascii="Arial" w:hAnsi="Arial" w:cs="Arial"/>
                                <w:b/>
                                <w:noProof/>
                                <w:sz w:val="18"/>
                                <w:szCs w:val="18"/>
                              </w:rPr>
                            </w:pPr>
                            <w:r>
                              <w:rPr>
                                <w:noProof/>
                              </w:rPr>
                              <w:drawing>
                                <wp:inline distT="0" distB="0" distL="0" distR="0" wp14:anchorId="583C4050" wp14:editId="1A7C1209">
                                  <wp:extent cx="6527800" cy="4253865"/>
                                  <wp:effectExtent l="0" t="0" r="6350" b="0"/>
                                  <wp:docPr id="13" name="Picture 13" descr="U:\Space\Raulston\Renderings_Pictures\RMR_Renderings_05-2014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pace\Raulston\Renderings_Pictures\RMR_Renderings_05-2014_Page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7800" cy="4253865"/>
                                          </a:xfrm>
                                          <a:prstGeom prst="rect">
                                            <a:avLst/>
                                          </a:prstGeom>
                                          <a:noFill/>
                                          <a:ln>
                                            <a:noFill/>
                                          </a:ln>
                                        </pic:spPr>
                                      </pic:pic>
                                    </a:graphicData>
                                  </a:graphic>
                                </wp:inline>
                              </w:drawing>
                            </w:r>
                          </w:p>
                          <w:p w14:paraId="266C91BF" w14:textId="77777777" w:rsidR="005C0448" w:rsidRDefault="005C0448" w:rsidP="007A2036">
                            <w:pPr>
                              <w:tabs>
                                <w:tab w:val="left" w:pos="360"/>
                              </w:tabs>
                              <w:jc w:val="center"/>
                              <w:rPr>
                                <w:rFonts w:ascii="Arial" w:hAnsi="Arial" w:cs="Arial"/>
                                <w:b/>
                                <w:noProof/>
                                <w:sz w:val="18"/>
                                <w:szCs w:val="18"/>
                              </w:rPr>
                            </w:pPr>
                          </w:p>
                          <w:p w14:paraId="2E2010DF" w14:textId="77777777" w:rsidR="005C0448" w:rsidRPr="0079239D" w:rsidRDefault="005C0448" w:rsidP="007A2036">
                            <w:pPr>
                              <w:tabs>
                                <w:tab w:val="left" w:pos="360"/>
                              </w:tabs>
                              <w:jc w:val="both"/>
                            </w:pPr>
                            <w:r w:rsidRPr="0079239D">
                              <w:rPr>
                                <w:b/>
                                <w:noProof/>
                                <w:sz w:val="18"/>
                                <w:szCs w:val="18"/>
                              </w:rPr>
                              <w:t>Figure 5.</w:t>
                            </w:r>
                            <w:r w:rsidRPr="0079239D">
                              <w:rPr>
                                <w:noProof/>
                                <w:sz w:val="18"/>
                                <w:szCs w:val="18"/>
                              </w:rPr>
                              <w:t xml:space="preserve"> Future home of the Stevens Neuroimaging and Informatics Institute showing the data center (south side), DIVE, and the Center for Image Acquisition (north side).</w:t>
                            </w:r>
                          </w:p>
                          <w:p w14:paraId="1F34159A" w14:textId="77777777" w:rsidR="005C0448" w:rsidRDefault="005C0448" w:rsidP="007A2036"/>
                          <w:p w14:paraId="2C2D7F93" w14:textId="77777777" w:rsidR="005C0448" w:rsidRDefault="005C0448" w:rsidP="007A2036"/>
                          <w:p w14:paraId="688400F1" w14:textId="77777777" w:rsidR="005C0448" w:rsidRDefault="005C0448" w:rsidP="007A2036"/>
                          <w:p w14:paraId="2B2515E3" w14:textId="77777777" w:rsidR="005C0448" w:rsidRDefault="005C0448" w:rsidP="007A2036"/>
                          <w:p w14:paraId="48C5745D" w14:textId="77777777" w:rsidR="005C0448" w:rsidRDefault="005C0448" w:rsidP="007A2036"/>
                          <w:p w14:paraId="5A0DF7E3" w14:textId="77777777" w:rsidR="005C0448" w:rsidRDefault="005C0448" w:rsidP="007A2036"/>
                          <w:p w14:paraId="64EBB314" w14:textId="77777777" w:rsidR="005C0448" w:rsidRDefault="005C0448" w:rsidP="007A2036"/>
                          <w:p w14:paraId="4141EA85" w14:textId="77777777" w:rsidR="005C0448" w:rsidRDefault="005C0448" w:rsidP="007A2036"/>
                          <w:p w14:paraId="18CECB82" w14:textId="77777777" w:rsidR="005C0448" w:rsidRDefault="005C0448" w:rsidP="007A20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19.55pt;width:529.1pt;height:375.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" stroked="f">
                <v:textbox>
                  <w:txbxContent>
                    <w:p w14:paraId="3270A4BC" w14:textId="77777777" w:rsidR="005C0448" w:rsidRDefault="005C0448" w:rsidP="007A2036">
                      <w:pPr>
                        <w:tabs>
                          <w:tab w:val="left" w:pos="360"/>
                        </w:tabs>
                        <w:jc w:val="center"/>
                        <w:rPr>
                          <w:rFonts w:ascii="Arial" w:hAnsi="Arial" w:cs="Arial"/>
                          <w:b/>
                          <w:noProof/>
                          <w:sz w:val="18"/>
                          <w:szCs w:val="18"/>
                        </w:rPr>
                      </w:pPr>
                      <w:r>
                        <w:rPr>
                          <w:noProof/>
                        </w:rPr>
                        <w:drawing>
                          <wp:inline distT="0" distB="0" distL="0" distR="0" wp14:anchorId="583C4050" wp14:editId="1A7C1209">
                            <wp:extent cx="6527800" cy="4253865"/>
                            <wp:effectExtent l="0" t="0" r="6350" b="0"/>
                            <wp:docPr id="13" name="Picture 13" descr="U:\Space\Raulston\Renderings_Pictures\RMR_Renderings_05-2014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pace\Raulston\Renderings_Pictures\RMR_Renderings_05-2014_Page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7800" cy="4253865"/>
                                    </a:xfrm>
                                    <a:prstGeom prst="rect">
                                      <a:avLst/>
                                    </a:prstGeom>
                                    <a:noFill/>
                                    <a:ln>
                                      <a:noFill/>
                                    </a:ln>
                                  </pic:spPr>
                                </pic:pic>
                              </a:graphicData>
                            </a:graphic>
                          </wp:inline>
                        </w:drawing>
                      </w:r>
                    </w:p>
                    <w:p w14:paraId="266C91BF" w14:textId="77777777" w:rsidR="005C0448" w:rsidRDefault="005C0448" w:rsidP="007A2036">
                      <w:pPr>
                        <w:tabs>
                          <w:tab w:val="left" w:pos="360"/>
                        </w:tabs>
                        <w:jc w:val="center"/>
                        <w:rPr>
                          <w:rFonts w:ascii="Arial" w:hAnsi="Arial" w:cs="Arial"/>
                          <w:b/>
                          <w:noProof/>
                          <w:sz w:val="18"/>
                          <w:szCs w:val="18"/>
                        </w:rPr>
                      </w:pPr>
                    </w:p>
                    <w:p w14:paraId="2E2010DF" w14:textId="77777777" w:rsidR="005C0448" w:rsidRPr="0079239D" w:rsidRDefault="005C0448" w:rsidP="007A2036">
                      <w:pPr>
                        <w:tabs>
                          <w:tab w:val="left" w:pos="360"/>
                        </w:tabs>
                        <w:jc w:val="both"/>
                      </w:pPr>
                      <w:r w:rsidRPr="0079239D">
                        <w:rPr>
                          <w:b/>
                          <w:noProof/>
                          <w:sz w:val="18"/>
                          <w:szCs w:val="18"/>
                        </w:rPr>
                        <w:t>Figure 5.</w:t>
                      </w:r>
                      <w:r w:rsidRPr="0079239D">
                        <w:rPr>
                          <w:noProof/>
                          <w:sz w:val="18"/>
                          <w:szCs w:val="18"/>
                        </w:rPr>
                        <w:t xml:space="preserve"> Future home of the Stevens Neuroimaging and Informatics Institute showing the data center (south side), DIVE, and the Center for Image Acquisition (north side).</w:t>
                      </w:r>
                    </w:p>
                    <w:p w14:paraId="1F34159A" w14:textId="77777777" w:rsidR="005C0448" w:rsidRDefault="005C0448" w:rsidP="007A2036"/>
                    <w:p w14:paraId="2C2D7F93" w14:textId="77777777" w:rsidR="005C0448" w:rsidRDefault="005C0448" w:rsidP="007A2036"/>
                    <w:p w14:paraId="688400F1" w14:textId="77777777" w:rsidR="005C0448" w:rsidRDefault="005C0448" w:rsidP="007A2036"/>
                    <w:p w14:paraId="2B2515E3" w14:textId="77777777" w:rsidR="005C0448" w:rsidRDefault="005C0448" w:rsidP="007A2036"/>
                    <w:p w14:paraId="48C5745D" w14:textId="77777777" w:rsidR="005C0448" w:rsidRDefault="005C0448" w:rsidP="007A2036"/>
                    <w:p w14:paraId="5A0DF7E3" w14:textId="77777777" w:rsidR="005C0448" w:rsidRDefault="005C0448" w:rsidP="007A2036"/>
                    <w:p w14:paraId="64EBB314" w14:textId="77777777" w:rsidR="005C0448" w:rsidRDefault="005C0448" w:rsidP="007A2036"/>
                    <w:p w14:paraId="4141EA85" w14:textId="77777777" w:rsidR="005C0448" w:rsidRDefault="005C0448" w:rsidP="007A2036"/>
                    <w:p w14:paraId="18CECB82" w14:textId="77777777" w:rsidR="005C0448" w:rsidRDefault="005C0448" w:rsidP="007A2036"/>
                  </w:txbxContent>
                </v:textbox>
                <w10:wrap type="square"/>
              </v:shape>
            </w:pict>
          </mc:Fallback>
        </mc:AlternateContent>
      </w:r>
    </w:p>
    <w:p w14:paraId="7973D583" w14:textId="77777777" w:rsidR="007A2036" w:rsidRPr="000C4137" w:rsidRDefault="007A2036" w:rsidP="00325A2E">
      <w:pPr>
        <w:pStyle w:val="NoSpacing"/>
        <w:rPr>
          <w:rFonts w:cs="Arial"/>
          <w:i/>
          <w:noProof/>
        </w:rPr>
        <w:pPrChange w:id="130" w:author="Ryan Essex" w:date="2016-03-04T12:54:00Z">
          <w:pPr>
            <w:tabs>
              <w:tab w:val="left" w:pos="360"/>
            </w:tabs>
            <w:jc w:val="both"/>
          </w:pPr>
        </w:pPrChange>
      </w:pPr>
    </w:p>
    <w:p w14:paraId="7DEB9C33" w14:textId="6DDAB972" w:rsidR="00BE676F" w:rsidRDefault="007A2036" w:rsidP="00325A2E">
      <w:pPr>
        <w:pStyle w:val="NoSpacing"/>
        <w:rPr>
          <w:rFonts w:cs="Arial"/>
          <w:noProof/>
        </w:rPr>
        <w:pPrChange w:id="131" w:author="Ryan Essex" w:date="2016-03-04T12:54:00Z">
          <w:pPr>
            <w:tabs>
              <w:tab w:val="left" w:pos="360"/>
            </w:tabs>
            <w:jc w:val="both"/>
          </w:pPr>
        </w:pPrChange>
      </w:pPr>
      <w:proofErr w:type="gramStart"/>
      <w:r w:rsidRPr="00325A2E">
        <w:rPr>
          <w:rStyle w:val="Heading2Char"/>
          <w:rPrChange w:id="132" w:author="Ryan Essex" w:date="2016-03-04T12:55:00Z">
            <w:rPr>
              <w:rFonts w:cs="Arial"/>
              <w:i/>
              <w:noProof/>
            </w:rPr>
          </w:rPrChange>
        </w:rPr>
        <w:t>Additional Office Spaces</w:t>
      </w:r>
      <w:r w:rsidRPr="000C4137">
        <w:rPr>
          <w:rFonts w:cs="Arial"/>
          <w:i/>
          <w:noProof/>
        </w:rPr>
        <w:t>.</w:t>
      </w:r>
      <w:proofErr w:type="gramEnd"/>
      <w:r w:rsidRPr="000C4137">
        <w:rPr>
          <w:rFonts w:cs="Arial"/>
          <w:noProof/>
        </w:rPr>
        <w:t xml:space="preserve">  Additional office spaces for faculty, staff and students is available in Suite 400 of the Marina Towers in Marina Del Rey, CA.  This building houses other high tech research groups like the Information Sciences Institute and serves as a West LA hub for the </w:t>
      </w:r>
      <w:r w:rsidRPr="000C4137">
        <w:rPr>
          <w:rFonts w:cs="Arial"/>
        </w:rPr>
        <w:t>Stevens Neuroimaging and Informatics Institute</w:t>
      </w:r>
      <w:r w:rsidRPr="000C4137">
        <w:rPr>
          <w:rFonts w:cs="Arial"/>
          <w:noProof/>
        </w:rPr>
        <w:t>. Suite 400 is nearly 5,200 sq ft with 14 faculty and shared offices, 2 director’s offices, 2 conference rooms, a student workroom with 8 workstations and a large kitchen.</w:t>
      </w:r>
    </w:p>
    <w:p w14:paraId="62AA4365" w14:textId="77777777" w:rsidR="00B77429" w:rsidRDefault="00B77429" w:rsidP="00325A2E">
      <w:pPr>
        <w:pStyle w:val="NoSpacing"/>
        <w:rPr>
          <w:rFonts w:cs="Arial"/>
          <w:noProof/>
        </w:rPr>
        <w:pPrChange w:id="133" w:author="Ryan Essex" w:date="2016-03-04T12:54:00Z">
          <w:pPr>
            <w:tabs>
              <w:tab w:val="left" w:pos="360"/>
            </w:tabs>
            <w:jc w:val="both"/>
          </w:pPr>
        </w:pPrChange>
      </w:pPr>
    </w:p>
    <w:p w14:paraId="38E860F1" w14:textId="77777777" w:rsidR="00B77429" w:rsidRDefault="00B77429" w:rsidP="00325A2E">
      <w:pPr>
        <w:pStyle w:val="NoSpacing"/>
        <w:rPr>
          <w:rFonts w:cs="Arial"/>
          <w:noProof/>
        </w:rPr>
        <w:pPrChange w:id="134" w:author="Ryan Essex" w:date="2016-03-04T12:54:00Z">
          <w:pPr>
            <w:tabs>
              <w:tab w:val="left" w:pos="360"/>
            </w:tabs>
            <w:jc w:val="both"/>
          </w:pPr>
        </w:pPrChange>
      </w:pPr>
    </w:p>
    <w:p w14:paraId="45DBE2EE" w14:textId="1AC4247C" w:rsidR="00B77429" w:rsidRDefault="00DD271C" w:rsidP="00DD271C">
      <w:pPr>
        <w:pStyle w:val="Heading2"/>
        <w:rPr>
          <w:noProof/>
        </w:rPr>
        <w:pPrChange w:id="135" w:author="Ryan Essex" w:date="2016-03-04T13:05:00Z">
          <w:pPr>
            <w:tabs>
              <w:tab w:val="left" w:pos="360"/>
            </w:tabs>
            <w:jc w:val="both"/>
          </w:pPr>
        </w:pPrChange>
      </w:pPr>
      <w:ins w:id="136" w:author="Ryan Essex" w:date="2016-03-04T13:05:00Z">
        <w:r>
          <w:rPr>
            <w:noProof/>
          </w:rPr>
          <w:t>University of California, Los Angeles (UCLA)</w:t>
        </w:r>
      </w:ins>
    </w:p>
    <w:p w14:paraId="7B6D318C" w14:textId="71B856FA" w:rsidR="00B77429" w:rsidRPr="00B77429" w:rsidDel="00DD271C" w:rsidRDefault="00B77429" w:rsidP="00804144">
      <w:pPr>
        <w:pStyle w:val="Heading2"/>
        <w:rPr>
          <w:del w:id="137" w:author="Ryan Essex" w:date="2016-03-04T13:05:00Z"/>
        </w:rPr>
        <w:pPrChange w:id="138" w:author="Ryan Essex" w:date="2016-03-04T12:56:00Z">
          <w:pPr>
            <w:adjustRightInd w:val="0"/>
            <w:jc w:val="center"/>
          </w:pPr>
        </w:pPrChange>
      </w:pPr>
      <w:del w:id="139" w:author="Ryan Essex" w:date="2016-03-04T13:05:00Z">
        <w:r w:rsidRPr="00B77429" w:rsidDel="00DD271C">
          <w:delText>UNIVERSITY OF CALIFORNIA, LOS ANGELES (UCLA)</w:delText>
        </w:r>
      </w:del>
    </w:p>
    <w:p w14:paraId="2712CFC8" w14:textId="77777777" w:rsidR="00B77429" w:rsidRPr="006504DA" w:rsidRDefault="00B77429" w:rsidP="00325A2E">
      <w:pPr>
        <w:pStyle w:val="NoSpacing"/>
        <w:rPr>
          <w:rFonts w:cs="Arial"/>
        </w:rPr>
        <w:pPrChange w:id="140" w:author="Ryan Essex" w:date="2016-03-04T12:54:00Z">
          <w:pPr>
            <w:adjustRightInd w:val="0"/>
            <w:jc w:val="both"/>
          </w:pPr>
        </w:pPrChange>
      </w:pPr>
    </w:p>
    <w:p w14:paraId="17B9F251" w14:textId="77777777" w:rsidR="00B77429" w:rsidRPr="006504DA" w:rsidRDefault="00B77429" w:rsidP="00325A2E">
      <w:pPr>
        <w:pStyle w:val="NoSpacing"/>
        <w:rPr>
          <w:rFonts w:cs="Arial"/>
          <w:iCs/>
        </w:rPr>
        <w:pPrChange w:id="141" w:author="Ryan Essex" w:date="2016-03-04T12:54:00Z">
          <w:pPr>
            <w:adjustRightInd w:val="0"/>
            <w:jc w:val="both"/>
          </w:pPr>
        </w:pPrChange>
      </w:pPr>
      <w:r w:rsidRPr="00DD271C">
        <w:rPr>
          <w:rStyle w:val="Heading2Char"/>
          <w:rPrChange w:id="142" w:author="Ryan Essex" w:date="2016-03-04T13:08:00Z">
            <w:rPr>
              <w:rFonts w:cs="Arial"/>
              <w:iCs/>
              <w:u w:val="single"/>
            </w:rPr>
          </w:rPrChange>
        </w:rPr>
        <w:t>Seizure Disorder Center Animal Laboratories:</w:t>
      </w:r>
      <w:r w:rsidRPr="006504DA">
        <w:rPr>
          <w:rFonts w:cs="Arial"/>
          <w:iCs/>
        </w:rPr>
        <w:t xml:space="preserve"> </w:t>
      </w:r>
      <w:r w:rsidRPr="006504DA">
        <w:rPr>
          <w:rFonts w:cs="Arial"/>
        </w:rPr>
        <w:t>Animal study areas are located in RNRC rooms 2253 (126 ft</w:t>
      </w:r>
      <w:r w:rsidRPr="006504DA">
        <w:rPr>
          <w:rFonts w:cs="Arial"/>
          <w:vertAlign w:val="superscript"/>
        </w:rPr>
        <w:t>2</w:t>
      </w:r>
      <w:r w:rsidRPr="006504DA">
        <w:rPr>
          <w:rFonts w:cs="Arial"/>
        </w:rPr>
        <w:t>), 2253A (110 ft</w:t>
      </w:r>
      <w:r w:rsidRPr="006504DA">
        <w:rPr>
          <w:rFonts w:cs="Arial"/>
          <w:vertAlign w:val="superscript"/>
        </w:rPr>
        <w:t>2</w:t>
      </w:r>
      <w:r w:rsidRPr="006504DA">
        <w:rPr>
          <w:rFonts w:cs="Arial"/>
        </w:rPr>
        <w:t>), and 2253B (180 ft</w:t>
      </w:r>
      <w:r w:rsidRPr="006504DA">
        <w:rPr>
          <w:rFonts w:cs="Arial"/>
          <w:vertAlign w:val="superscript"/>
        </w:rPr>
        <w:t>2</w:t>
      </w:r>
      <w:r w:rsidRPr="006504DA">
        <w:rPr>
          <w:rFonts w:cs="Arial"/>
        </w:rPr>
        <w:t>) that form a three room suite with an adjoining interior door to room 2243 (200 ft</w:t>
      </w:r>
      <w:r w:rsidRPr="006504DA">
        <w:rPr>
          <w:rFonts w:cs="Arial"/>
          <w:vertAlign w:val="superscript"/>
        </w:rPr>
        <w:t>2</w:t>
      </w:r>
      <w:r w:rsidRPr="006504DA">
        <w:rPr>
          <w:rFonts w:cs="Arial"/>
        </w:rPr>
        <w:t>) with an adjacent storage room (47 ft</w:t>
      </w:r>
      <w:r w:rsidRPr="006504DA">
        <w:rPr>
          <w:rFonts w:cs="Arial"/>
          <w:vertAlign w:val="superscript"/>
        </w:rPr>
        <w:t>2</w:t>
      </w:r>
      <w:r w:rsidRPr="006504DA">
        <w:rPr>
          <w:rFonts w:cs="Arial"/>
        </w:rPr>
        <w:t xml:space="preserve">). Hallway access is limited to rooms 2253 and 2243 so that experimental isolation is available for the two interior recording rooms (2253A &amp; B). Room 2253 contains a digital video review station and EEG data analysis and is the office to Mr. </w:t>
      </w:r>
      <w:proofErr w:type="spellStart"/>
      <w:r w:rsidRPr="006504DA">
        <w:rPr>
          <w:rFonts w:cs="Arial"/>
        </w:rPr>
        <w:t>Joyel</w:t>
      </w:r>
      <w:proofErr w:type="spellEnd"/>
      <w:r w:rsidRPr="006504DA">
        <w:rPr>
          <w:rFonts w:cs="Arial"/>
        </w:rPr>
        <w:t xml:space="preserve"> </w:t>
      </w:r>
      <w:proofErr w:type="spellStart"/>
      <w:r w:rsidRPr="006504DA">
        <w:rPr>
          <w:rFonts w:cs="Arial"/>
        </w:rPr>
        <w:t>Almajano</w:t>
      </w:r>
      <w:proofErr w:type="spellEnd"/>
      <w:r w:rsidRPr="006504DA">
        <w:rPr>
          <w:rFonts w:cs="Arial"/>
        </w:rPr>
        <w:t>, Staff Research Associate III. In addition, room 2136 (300 ft</w:t>
      </w:r>
      <w:r w:rsidRPr="006504DA">
        <w:rPr>
          <w:rFonts w:cs="Arial"/>
          <w:vertAlign w:val="superscript"/>
        </w:rPr>
        <w:t>2</w:t>
      </w:r>
      <w:r w:rsidRPr="006504DA">
        <w:rPr>
          <w:rFonts w:cs="Arial"/>
        </w:rPr>
        <w:t xml:space="preserve">) is used for both chronic and acute in vivo experiments. Room 2243 is used as a surgery room and contains facilities for animal care, as well as a workbench with dissecting scope for microelectrode preparation. We currently have seven setups each with 16-channel capacity for chronic electrophysiological experiments, one dedicated setup for intracellular recordings on anesthetized rodents with ability to label recorded cell with </w:t>
      </w:r>
      <w:proofErr w:type="spellStart"/>
      <w:r w:rsidRPr="006504DA">
        <w:rPr>
          <w:rFonts w:cs="Arial"/>
        </w:rPr>
        <w:t>neurobiotin</w:t>
      </w:r>
      <w:proofErr w:type="spellEnd"/>
      <w:r w:rsidRPr="006504DA">
        <w:rPr>
          <w:rFonts w:cs="Arial"/>
        </w:rPr>
        <w:t xml:space="preserve">, and another setup for whole cell intracellular </w:t>
      </w:r>
      <w:r w:rsidRPr="006504DA">
        <w:rPr>
          <w:rFonts w:cs="Arial"/>
        </w:rPr>
        <w:lastRenderedPageBreak/>
        <w:t xml:space="preserve">recordings in living tissue slices. Animals are maintained in the vivarium on the 6th Floor of the Brain Research Institute where there is a second 24-hour </w:t>
      </w:r>
      <w:proofErr w:type="gramStart"/>
      <w:r w:rsidRPr="006504DA">
        <w:rPr>
          <w:rFonts w:cs="Arial"/>
        </w:rPr>
        <w:t>infra-red</w:t>
      </w:r>
      <w:proofErr w:type="gramEnd"/>
      <w:r w:rsidRPr="006504DA">
        <w:rPr>
          <w:rFonts w:cs="Arial"/>
        </w:rPr>
        <w:t xml:space="preserve"> video monitoring system. Here we are currently capable of monitoring 16 rats housed in individual cages using a 4-channel, high-storage capacity DVR.</w:t>
      </w:r>
    </w:p>
    <w:p w14:paraId="5391CBEA" w14:textId="74921F90" w:rsidR="00B77429" w:rsidRPr="006504DA" w:rsidDel="005C0448" w:rsidRDefault="00B77429" w:rsidP="00325A2E">
      <w:pPr>
        <w:pStyle w:val="NoSpacing"/>
        <w:rPr>
          <w:del w:id="143" w:author="Ryan Essex" w:date="2016-03-04T13:10:00Z"/>
          <w:rFonts w:cs="Arial"/>
        </w:rPr>
        <w:pPrChange w:id="144" w:author="Ryan Essex" w:date="2016-03-04T12:54:00Z">
          <w:pPr>
            <w:adjustRightInd w:val="0"/>
            <w:jc w:val="both"/>
          </w:pPr>
        </w:pPrChange>
      </w:pPr>
    </w:p>
    <w:p w14:paraId="1B48BC95" w14:textId="77777777" w:rsidR="00B77429" w:rsidRPr="006504DA" w:rsidRDefault="00B77429" w:rsidP="00325A2E">
      <w:pPr>
        <w:pStyle w:val="NoSpacing"/>
        <w:rPr>
          <w:rFonts w:cs="Arial"/>
          <w:u w:val="single"/>
        </w:rPr>
        <w:pPrChange w:id="145" w:author="Ryan Essex" w:date="2016-03-04T12:54:00Z">
          <w:pPr>
            <w:adjustRightInd w:val="0"/>
            <w:jc w:val="both"/>
          </w:pPr>
        </w:pPrChange>
      </w:pPr>
      <w:r w:rsidRPr="00DD271C">
        <w:rPr>
          <w:rStyle w:val="Heading2Char"/>
          <w:rPrChange w:id="146" w:author="Ryan Essex" w:date="2016-03-04T13:08:00Z">
            <w:rPr>
              <w:rFonts w:cs="Arial"/>
              <w:u w:val="single"/>
            </w:rPr>
          </w:rPrChange>
        </w:rPr>
        <w:t>Offices</w:t>
      </w:r>
      <w:r w:rsidRPr="006504DA">
        <w:rPr>
          <w:rFonts w:cs="Arial"/>
          <w:u w:val="single"/>
        </w:rPr>
        <w:t>:</w:t>
      </w:r>
      <w:r w:rsidRPr="006504DA">
        <w:rPr>
          <w:rFonts w:cs="Arial"/>
        </w:rPr>
        <w:t xml:space="preserve"> Key personnel directly involved with this research are located in RNRC as follows: Richard Staba, PhD in room 2155, Anatol Bragin, PhD in room 2147, and Jerome Engel, Jr., MD, PhD in room 1250. Offices for postdoctoral students are located in 2144 directly across the hall from Drs. </w:t>
      </w:r>
      <w:proofErr w:type="spellStart"/>
      <w:proofErr w:type="gramStart"/>
      <w:r w:rsidRPr="006504DA">
        <w:rPr>
          <w:rFonts w:cs="Arial"/>
        </w:rPr>
        <w:t>Staba’s</w:t>
      </w:r>
      <w:proofErr w:type="spellEnd"/>
      <w:proofErr w:type="gramEnd"/>
      <w:r w:rsidRPr="006504DA">
        <w:rPr>
          <w:rFonts w:cs="Arial"/>
        </w:rPr>
        <w:t xml:space="preserve"> and </w:t>
      </w:r>
      <w:proofErr w:type="spellStart"/>
      <w:r w:rsidRPr="006504DA">
        <w:rPr>
          <w:rFonts w:cs="Arial"/>
        </w:rPr>
        <w:t>Bragin’s</w:t>
      </w:r>
      <w:proofErr w:type="spellEnd"/>
      <w:r w:rsidRPr="006504DA">
        <w:rPr>
          <w:rFonts w:cs="Arial"/>
        </w:rPr>
        <w:t xml:space="preserve"> offices.</w:t>
      </w:r>
    </w:p>
    <w:p w14:paraId="50775B2C" w14:textId="24D1CD8D" w:rsidR="00B77429" w:rsidRPr="006504DA" w:rsidDel="005C0448" w:rsidRDefault="00B77429" w:rsidP="00325A2E">
      <w:pPr>
        <w:pStyle w:val="NoSpacing"/>
        <w:rPr>
          <w:del w:id="147" w:author="Ryan Essex" w:date="2016-03-04T13:10:00Z"/>
          <w:rFonts w:cs="Arial"/>
        </w:rPr>
        <w:pPrChange w:id="148" w:author="Ryan Essex" w:date="2016-03-04T12:54:00Z">
          <w:pPr>
            <w:adjustRightInd w:val="0"/>
            <w:jc w:val="both"/>
          </w:pPr>
        </w:pPrChange>
      </w:pPr>
    </w:p>
    <w:p w14:paraId="0DF185EC" w14:textId="77777777" w:rsidR="00B77429" w:rsidRPr="006504DA" w:rsidRDefault="00B77429" w:rsidP="00325A2E">
      <w:pPr>
        <w:pStyle w:val="NoSpacing"/>
        <w:rPr>
          <w:rFonts w:cs="Arial"/>
        </w:rPr>
        <w:pPrChange w:id="149" w:author="Ryan Essex" w:date="2016-03-04T12:54:00Z">
          <w:pPr>
            <w:jc w:val="both"/>
          </w:pPr>
        </w:pPrChange>
      </w:pPr>
      <w:r w:rsidRPr="00DD271C">
        <w:rPr>
          <w:rStyle w:val="Heading2Char"/>
          <w:rPrChange w:id="150" w:author="Ryan Essex" w:date="2016-03-04T13:08:00Z">
            <w:rPr>
              <w:rFonts w:cs="Arial"/>
              <w:u w:val="single"/>
            </w:rPr>
          </w:rPrChange>
        </w:rPr>
        <w:t>UCLA Brain Mapping Center:</w:t>
      </w:r>
      <w:r w:rsidRPr="006504DA">
        <w:rPr>
          <w:rFonts w:cs="Arial"/>
        </w:rPr>
        <w:t xml:space="preserve"> Located in the David Geffen School of Medicine at UCLA the Brain Mapping Center houses a </w:t>
      </w:r>
      <w:proofErr w:type="spellStart"/>
      <w:r w:rsidRPr="006504DA">
        <w:rPr>
          <w:rFonts w:cs="Arial"/>
        </w:rPr>
        <w:t>Bruker</w:t>
      </w:r>
      <w:proofErr w:type="spellEnd"/>
      <w:r w:rsidRPr="006504DA">
        <w:rPr>
          <w:rFonts w:cs="Arial"/>
        </w:rPr>
        <w:t xml:space="preserve"> </w:t>
      </w:r>
      <w:proofErr w:type="spellStart"/>
      <w:r w:rsidRPr="006504DA">
        <w:rPr>
          <w:rFonts w:cs="Arial"/>
        </w:rPr>
        <w:t>Biospin</w:t>
      </w:r>
      <w:proofErr w:type="spellEnd"/>
      <w:r w:rsidRPr="006504DA">
        <w:rPr>
          <w:rFonts w:cs="Arial"/>
        </w:rPr>
        <w:t xml:space="preserve"> a 7.0 Tesla magnetic resonance imaging/spectroscopy instrument with a clear bore diameter of 30 cm and is staffed by a full time lab manager. Three gradient systems are included: (1) BGA-20: 200 mm inner diameter with a maximum gradient strength of 200 </w:t>
      </w:r>
      <w:proofErr w:type="spellStart"/>
      <w:r w:rsidRPr="006504DA">
        <w:rPr>
          <w:rFonts w:cs="Arial"/>
        </w:rPr>
        <w:t>mT</w:t>
      </w:r>
      <w:proofErr w:type="spellEnd"/>
      <w:r w:rsidRPr="006504DA">
        <w:rPr>
          <w:rFonts w:cs="Arial"/>
        </w:rPr>
        <w:t xml:space="preserve">/m. (2) BGA-12: 116 mm inner diameter with a maximum gradient strength of 400 </w:t>
      </w:r>
      <w:proofErr w:type="spellStart"/>
      <w:r w:rsidRPr="006504DA">
        <w:rPr>
          <w:rFonts w:cs="Arial"/>
        </w:rPr>
        <w:t>mT</w:t>
      </w:r>
      <w:proofErr w:type="spellEnd"/>
      <w:r w:rsidRPr="006504DA">
        <w:rPr>
          <w:rFonts w:cs="Arial"/>
        </w:rPr>
        <w:t xml:space="preserve">/m (3) BGA-6: 60 mm inner diameter with a maximum gradient strength of 950 </w:t>
      </w:r>
      <w:proofErr w:type="spellStart"/>
      <w:r w:rsidRPr="006504DA">
        <w:rPr>
          <w:rFonts w:cs="Arial"/>
        </w:rPr>
        <w:t>mT</w:t>
      </w:r>
      <w:proofErr w:type="spellEnd"/>
      <w:r w:rsidRPr="006504DA">
        <w:rPr>
          <w:rFonts w:cs="Arial"/>
        </w:rPr>
        <w:t xml:space="preserve">/m. A range of radiofrequency receive and transmit volume quadrature coils and receive-only or receive-transmit surface coils are available for use with these systems. A mouse 4-channel phased array coil is also available. These options support the full spectrum of modern neuroimaging techniques including structural MRI, functional MRI, perfusion MRI, diffusion tensor MRI, and multinuclear MR spectroscopy for imaging rats and mice. The system runs off a </w:t>
      </w:r>
      <w:proofErr w:type="spellStart"/>
      <w:r w:rsidRPr="006504DA">
        <w:rPr>
          <w:rFonts w:cs="Arial"/>
        </w:rPr>
        <w:t>linux</w:t>
      </w:r>
      <w:proofErr w:type="spellEnd"/>
      <w:r w:rsidRPr="006504DA">
        <w:rPr>
          <w:rFonts w:cs="Arial"/>
        </w:rPr>
        <w:t xml:space="preserve">-based consoles running </w:t>
      </w:r>
      <w:proofErr w:type="spellStart"/>
      <w:r w:rsidRPr="006504DA">
        <w:rPr>
          <w:rFonts w:cs="Arial"/>
        </w:rPr>
        <w:t>Paravision</w:t>
      </w:r>
      <w:proofErr w:type="spellEnd"/>
      <w:r w:rsidRPr="006504DA">
        <w:rPr>
          <w:rFonts w:cs="Arial"/>
        </w:rPr>
        <w:t xml:space="preserve"> v6.0 or v5.3. While the instrument is optimized for neuroimaging studies it is also be capable of imaging other body areas in rodents, including the heart and visceral organs. Full physiological monitoring is possible including core temperature control, heart and ventilation rate, end-tidal PCO2 and non-invasive blood pressure. The instrument is installed in a space occupying 535 ft</w:t>
      </w:r>
      <w:r w:rsidRPr="006504DA">
        <w:rPr>
          <w:rFonts w:cs="Arial"/>
          <w:vertAlign w:val="superscript"/>
        </w:rPr>
        <w:t>2</w:t>
      </w:r>
      <w:r w:rsidRPr="006504DA">
        <w:rPr>
          <w:rFonts w:cs="Arial"/>
        </w:rPr>
        <w:t xml:space="preserve"> located in the Brain Mapping Center. A full surgical suite is available in the adjoining room with a surgical microscope and downdraft air exhaust table. Both surgery and magnet rooms are equipped with isoflurane gas anesthesia equipment. Offline image processing is achieved on a dedicated </w:t>
      </w:r>
      <w:proofErr w:type="spellStart"/>
      <w:r w:rsidRPr="006504DA">
        <w:rPr>
          <w:rFonts w:cs="Arial"/>
        </w:rPr>
        <w:t>linux</w:t>
      </w:r>
      <w:proofErr w:type="spellEnd"/>
      <w:r w:rsidRPr="006504DA">
        <w:rPr>
          <w:rFonts w:cs="Arial"/>
        </w:rPr>
        <w:t xml:space="preserve"> workstation with 0.75Tb of raid 5 storage space and 2GB of RAM and on Macintosh computers within the Brain mapping Center. The MR unit is available for use by UCLA-affiliated investigators who have research studies that require imaging of animals. </w:t>
      </w:r>
    </w:p>
    <w:p w14:paraId="05AB6789" w14:textId="1FC765FA" w:rsidR="00B77429" w:rsidRPr="006504DA" w:rsidDel="005C0448" w:rsidRDefault="00B77429" w:rsidP="00325A2E">
      <w:pPr>
        <w:pStyle w:val="NoSpacing"/>
        <w:rPr>
          <w:del w:id="151" w:author="Ryan Essex" w:date="2016-03-04T13:10:00Z"/>
          <w:rFonts w:cs="Arial"/>
        </w:rPr>
        <w:pPrChange w:id="152" w:author="Ryan Essex" w:date="2016-03-04T12:54:00Z">
          <w:pPr>
            <w:jc w:val="both"/>
          </w:pPr>
        </w:pPrChange>
      </w:pPr>
    </w:p>
    <w:p w14:paraId="1BAF9A1C" w14:textId="77777777" w:rsidR="00B77429" w:rsidRPr="006504DA" w:rsidRDefault="00B77429" w:rsidP="00325A2E">
      <w:pPr>
        <w:pStyle w:val="NoSpacing"/>
        <w:rPr>
          <w:rFonts w:cs="Arial"/>
        </w:rPr>
        <w:pPrChange w:id="153" w:author="Ryan Essex" w:date="2016-03-04T12:54:00Z">
          <w:pPr>
            <w:jc w:val="both"/>
          </w:pPr>
        </w:pPrChange>
      </w:pPr>
      <w:r w:rsidRPr="00DD271C">
        <w:rPr>
          <w:rStyle w:val="Heading2Char"/>
          <w:rPrChange w:id="154" w:author="Ryan Essex" w:date="2016-03-04T13:08:00Z">
            <w:rPr>
              <w:rFonts w:cs="Arial"/>
              <w:u w:val="single"/>
            </w:rPr>
          </w:rPrChange>
        </w:rPr>
        <w:t>Computers:</w:t>
      </w:r>
      <w:r w:rsidRPr="006504DA">
        <w:rPr>
          <w:rFonts w:cs="Arial"/>
        </w:rPr>
        <w:t xml:space="preserve"> A 12-core/24-CPU </w:t>
      </w:r>
      <w:proofErr w:type="spellStart"/>
      <w:r w:rsidRPr="006504DA">
        <w:rPr>
          <w:rFonts w:cs="Arial"/>
        </w:rPr>
        <w:t>linux</w:t>
      </w:r>
      <w:proofErr w:type="spellEnd"/>
      <w:r w:rsidRPr="006504DA">
        <w:rPr>
          <w:rFonts w:cs="Arial"/>
        </w:rPr>
        <w:t xml:space="preserve"> workstation with 48G of RAM and 12TB disk memory and 30TB backup is used for all neuroimaging analysis and is administered by </w:t>
      </w:r>
      <w:proofErr w:type="spellStart"/>
      <w:r w:rsidRPr="006504DA">
        <w:rPr>
          <w:rFonts w:cs="Arial"/>
        </w:rPr>
        <w:t>Dr</w:t>
      </w:r>
      <w:proofErr w:type="spellEnd"/>
      <w:r w:rsidRPr="006504DA">
        <w:rPr>
          <w:rFonts w:cs="Arial"/>
        </w:rPr>
        <w:t xml:space="preserve"> Harris. It is equipped with all standard imaging and statistics software (FSL, SPM, AFNI, MATLAB, R) as a well as a grid-engine, job submission queue for parallel, high </w:t>
      </w:r>
      <w:proofErr w:type="gramStart"/>
      <w:r w:rsidRPr="006504DA">
        <w:rPr>
          <w:rFonts w:cs="Arial"/>
        </w:rPr>
        <w:t>through-put</w:t>
      </w:r>
      <w:proofErr w:type="gramEnd"/>
      <w:r w:rsidRPr="006504DA">
        <w:rPr>
          <w:rFonts w:cs="Arial"/>
        </w:rPr>
        <w:t xml:space="preserve"> analysis. Supercomputing resources are also available through the UCLA Hoffman </w:t>
      </w:r>
      <w:proofErr w:type="gramStart"/>
      <w:r w:rsidRPr="006504DA">
        <w:rPr>
          <w:rFonts w:cs="Arial"/>
        </w:rPr>
        <w:t>Cluster which</w:t>
      </w:r>
      <w:proofErr w:type="gramEnd"/>
      <w:r w:rsidRPr="006504DA">
        <w:rPr>
          <w:rFonts w:cs="Arial"/>
        </w:rPr>
        <w:t xml:space="preserve"> has 256 nodes for general campus computing but many more nodes available for special jobs.</w:t>
      </w:r>
    </w:p>
    <w:p w14:paraId="3AB7E583" w14:textId="3F9FF3CC" w:rsidR="00B77429" w:rsidRPr="006504DA" w:rsidDel="005C0448" w:rsidRDefault="00B77429" w:rsidP="00325A2E">
      <w:pPr>
        <w:pStyle w:val="NoSpacing"/>
        <w:rPr>
          <w:del w:id="155" w:author="Ryan Essex" w:date="2016-03-04T13:10:00Z"/>
          <w:rFonts w:cs="Arial"/>
        </w:rPr>
        <w:pPrChange w:id="156" w:author="Ryan Essex" w:date="2016-03-04T12:54:00Z">
          <w:pPr>
            <w:jc w:val="both"/>
          </w:pPr>
        </w:pPrChange>
      </w:pPr>
    </w:p>
    <w:p w14:paraId="3BEC950D" w14:textId="77777777" w:rsidR="00B77429" w:rsidRPr="006504DA" w:rsidRDefault="00B77429" w:rsidP="00325A2E">
      <w:pPr>
        <w:pStyle w:val="NoSpacing"/>
        <w:rPr>
          <w:rFonts w:cs="Arial"/>
        </w:rPr>
        <w:pPrChange w:id="157" w:author="Ryan Essex" w:date="2016-03-04T12:54:00Z">
          <w:pPr>
            <w:jc w:val="both"/>
          </w:pPr>
        </w:pPrChange>
      </w:pPr>
      <w:r w:rsidRPr="00DD271C">
        <w:rPr>
          <w:rStyle w:val="Heading2Char"/>
          <w:rPrChange w:id="158" w:author="Ryan Essex" w:date="2016-03-04T13:08:00Z">
            <w:rPr>
              <w:rFonts w:cs="Arial"/>
              <w:u w:val="single"/>
            </w:rPr>
          </w:rPrChange>
        </w:rPr>
        <w:t>Harris Laboratory:</w:t>
      </w:r>
      <w:r w:rsidRPr="006504DA">
        <w:rPr>
          <w:rFonts w:cs="Arial"/>
        </w:rPr>
        <w:t xml:space="preserve"> Dr. Harris shares laboratory space within the UCLA Brain Injury Research Center (BIRC), which has developed a core basic laboratory facility for use by all BIRC investigators (Drs. Giza, Glenn, Harris, </w:t>
      </w:r>
      <w:proofErr w:type="spellStart"/>
      <w:r w:rsidRPr="006504DA">
        <w:rPr>
          <w:rFonts w:cs="Arial"/>
        </w:rPr>
        <w:t>Hovda</w:t>
      </w:r>
      <w:proofErr w:type="spellEnd"/>
      <w:r w:rsidRPr="006504DA">
        <w:rPr>
          <w:rFonts w:cs="Arial"/>
        </w:rPr>
        <w:t xml:space="preserve">, </w:t>
      </w:r>
      <w:proofErr w:type="spellStart"/>
      <w:r w:rsidRPr="006504DA">
        <w:rPr>
          <w:rFonts w:cs="Arial"/>
        </w:rPr>
        <w:t>Prins</w:t>
      </w:r>
      <w:proofErr w:type="spellEnd"/>
      <w:r w:rsidRPr="006504DA">
        <w:rPr>
          <w:rFonts w:cs="Arial"/>
        </w:rPr>
        <w:t xml:space="preserve">, </w:t>
      </w:r>
      <w:proofErr w:type="gramStart"/>
      <w:r w:rsidRPr="006504DA">
        <w:rPr>
          <w:rFonts w:cs="Arial"/>
        </w:rPr>
        <w:t>Sutton</w:t>
      </w:r>
      <w:proofErr w:type="gramEnd"/>
      <w:r w:rsidRPr="006504DA">
        <w:rPr>
          <w:rFonts w:cs="Arial"/>
        </w:rPr>
        <w:t>). The BIRC laboratories are within the Department of Neurosurgery and consists of multiple rooms totaling 3000 ft</w:t>
      </w:r>
      <w:r w:rsidRPr="006504DA">
        <w:rPr>
          <w:rFonts w:cs="Arial"/>
          <w:vertAlign w:val="superscript"/>
        </w:rPr>
        <w:t>2</w:t>
      </w:r>
      <w:r w:rsidRPr="006504DA">
        <w:rPr>
          <w:rFonts w:cs="Arial"/>
        </w:rPr>
        <w:t>, including separate lab space for the following procedures:</w:t>
      </w:r>
    </w:p>
    <w:p w14:paraId="7E1EF1FB" w14:textId="77777777" w:rsidR="00B77429" w:rsidRPr="006504DA" w:rsidRDefault="00B77429" w:rsidP="00325A2E">
      <w:pPr>
        <w:pStyle w:val="NoSpacing"/>
        <w:rPr>
          <w:rFonts w:cs="Arial"/>
        </w:rPr>
        <w:pPrChange w:id="159" w:author="Ryan Essex" w:date="2016-03-04T12:54:00Z">
          <w:pPr>
            <w:numPr>
              <w:numId w:val="17"/>
            </w:numPr>
            <w:ind w:left="720" w:hanging="360"/>
            <w:jc w:val="both"/>
          </w:pPr>
        </w:pPrChange>
      </w:pPr>
      <w:r w:rsidRPr="006504DA">
        <w:rPr>
          <w:rFonts w:cs="Arial"/>
        </w:rPr>
        <w:t xml:space="preserve">Animal surgery with two surgical areas, each equipped for </w:t>
      </w:r>
      <w:proofErr w:type="spellStart"/>
      <w:r w:rsidRPr="006504DA">
        <w:rPr>
          <w:rFonts w:cs="Arial"/>
        </w:rPr>
        <w:t>isofluorane</w:t>
      </w:r>
      <w:proofErr w:type="spellEnd"/>
      <w:r w:rsidRPr="006504DA">
        <w:rPr>
          <w:rFonts w:cs="Arial"/>
        </w:rPr>
        <w:t xml:space="preserve"> anesthesia and a surgical microscope.</w:t>
      </w:r>
    </w:p>
    <w:p w14:paraId="0436175C" w14:textId="77777777" w:rsidR="00B77429" w:rsidRPr="006504DA" w:rsidRDefault="00B77429" w:rsidP="00325A2E">
      <w:pPr>
        <w:pStyle w:val="NoSpacing"/>
        <w:rPr>
          <w:rFonts w:cs="Arial"/>
        </w:rPr>
        <w:pPrChange w:id="160" w:author="Ryan Essex" w:date="2016-03-04T12:54:00Z">
          <w:pPr>
            <w:numPr>
              <w:numId w:val="17"/>
            </w:numPr>
            <w:ind w:left="720" w:hanging="360"/>
            <w:jc w:val="both"/>
          </w:pPr>
        </w:pPrChange>
      </w:pPr>
      <w:r w:rsidRPr="006504DA">
        <w:rPr>
          <w:rFonts w:cs="Arial"/>
        </w:rPr>
        <w:t>Necropsy/perfusions with equipment for tissue harvesting, a perfusion hood and two cryostats</w:t>
      </w:r>
    </w:p>
    <w:p w14:paraId="2A2ACA90" w14:textId="77777777" w:rsidR="00B77429" w:rsidRPr="006504DA" w:rsidRDefault="00B77429" w:rsidP="00325A2E">
      <w:pPr>
        <w:pStyle w:val="NoSpacing"/>
        <w:rPr>
          <w:rFonts w:cs="Arial"/>
        </w:rPr>
        <w:pPrChange w:id="161" w:author="Ryan Essex" w:date="2016-03-04T12:54:00Z">
          <w:pPr>
            <w:numPr>
              <w:numId w:val="17"/>
            </w:numPr>
            <w:ind w:left="720" w:hanging="360"/>
            <w:jc w:val="both"/>
          </w:pPr>
        </w:pPrChange>
      </w:pPr>
      <w:r w:rsidRPr="006504DA">
        <w:rPr>
          <w:rFonts w:cs="Arial"/>
        </w:rPr>
        <w:t xml:space="preserve">A wet lab equipped for studies on molecular biology (protein and RNA </w:t>
      </w:r>
      <w:proofErr w:type="spellStart"/>
      <w:r w:rsidRPr="006504DA">
        <w:rPr>
          <w:rFonts w:cs="Arial"/>
        </w:rPr>
        <w:t>anlaysis</w:t>
      </w:r>
      <w:proofErr w:type="spellEnd"/>
      <w:r w:rsidRPr="006504DA">
        <w:rPr>
          <w:rFonts w:cs="Arial"/>
        </w:rPr>
        <w:t>, ELISA or spectroscopy)</w:t>
      </w:r>
    </w:p>
    <w:p w14:paraId="46A9BB3F" w14:textId="77777777" w:rsidR="00B77429" w:rsidRPr="006504DA" w:rsidRDefault="00B77429" w:rsidP="00325A2E">
      <w:pPr>
        <w:pStyle w:val="NoSpacing"/>
        <w:rPr>
          <w:rFonts w:cs="Arial"/>
        </w:rPr>
        <w:pPrChange w:id="162" w:author="Ryan Essex" w:date="2016-03-04T12:54:00Z">
          <w:pPr>
            <w:numPr>
              <w:numId w:val="17"/>
            </w:numPr>
            <w:ind w:left="720" w:hanging="360"/>
            <w:jc w:val="both"/>
          </w:pPr>
        </w:pPrChange>
      </w:pPr>
      <w:r w:rsidRPr="006504DA">
        <w:rPr>
          <w:rFonts w:cs="Arial"/>
        </w:rPr>
        <w:t>Two histology rooms, one with a fume hood</w:t>
      </w:r>
    </w:p>
    <w:p w14:paraId="78813DEB" w14:textId="77777777" w:rsidR="00B77429" w:rsidRPr="006504DA" w:rsidRDefault="00B77429" w:rsidP="00325A2E">
      <w:pPr>
        <w:pStyle w:val="NoSpacing"/>
        <w:rPr>
          <w:rFonts w:cs="Arial"/>
        </w:rPr>
        <w:pPrChange w:id="163" w:author="Ryan Essex" w:date="2016-03-04T12:54:00Z">
          <w:pPr>
            <w:numPr>
              <w:numId w:val="17"/>
            </w:numPr>
            <w:ind w:left="720" w:hanging="360"/>
            <w:jc w:val="both"/>
          </w:pPr>
        </w:pPrChange>
      </w:pPr>
      <w:proofErr w:type="gramStart"/>
      <w:r w:rsidRPr="006504DA">
        <w:rPr>
          <w:rFonts w:cs="Arial"/>
        </w:rPr>
        <w:t>Two rooms for microscopy/image analysis, one containing a Leica upright vertical and Zeiss M2.</w:t>
      </w:r>
      <w:proofErr w:type="gramEnd"/>
    </w:p>
    <w:p w14:paraId="11315F01" w14:textId="77777777" w:rsidR="00B77429" w:rsidRPr="006504DA" w:rsidRDefault="00B77429" w:rsidP="00325A2E">
      <w:pPr>
        <w:pStyle w:val="NoSpacing"/>
        <w:rPr>
          <w:rFonts w:cs="Arial"/>
        </w:rPr>
        <w:pPrChange w:id="164" w:author="Ryan Essex" w:date="2016-03-04T12:54:00Z">
          <w:pPr>
            <w:numPr>
              <w:numId w:val="17"/>
            </w:numPr>
            <w:ind w:left="720" w:hanging="360"/>
            <w:jc w:val="both"/>
          </w:pPr>
        </w:pPrChange>
      </w:pPr>
      <w:proofErr w:type="spellStart"/>
      <w:r w:rsidRPr="006504DA">
        <w:rPr>
          <w:rFonts w:cs="Arial"/>
        </w:rPr>
        <w:t>Axioimager</w:t>
      </w:r>
      <w:proofErr w:type="spellEnd"/>
      <w:r w:rsidRPr="006504DA">
        <w:rPr>
          <w:rFonts w:cs="Arial"/>
        </w:rPr>
        <w:t xml:space="preserve"> (both interfaced with </w:t>
      </w:r>
      <w:proofErr w:type="spellStart"/>
      <w:r w:rsidRPr="006504DA">
        <w:rPr>
          <w:rFonts w:cs="Arial"/>
        </w:rPr>
        <w:t>MicroBrightfiled</w:t>
      </w:r>
      <w:proofErr w:type="spellEnd"/>
      <w:r w:rsidRPr="006504DA">
        <w:rPr>
          <w:rFonts w:cs="Arial"/>
        </w:rPr>
        <w:t xml:space="preserve"> Stereology Software System) and one containing a Zeiss confocal microscope</w:t>
      </w:r>
    </w:p>
    <w:p w14:paraId="2E165BF1" w14:textId="77777777" w:rsidR="00B77429" w:rsidRPr="006504DA" w:rsidRDefault="00B77429" w:rsidP="00325A2E">
      <w:pPr>
        <w:pStyle w:val="NoSpacing"/>
        <w:rPr>
          <w:rFonts w:cs="Arial"/>
        </w:rPr>
        <w:pPrChange w:id="165" w:author="Ryan Essex" w:date="2016-03-04T12:54:00Z">
          <w:pPr>
            <w:numPr>
              <w:numId w:val="17"/>
            </w:numPr>
            <w:ind w:left="720" w:hanging="360"/>
            <w:jc w:val="both"/>
          </w:pPr>
        </w:pPrChange>
      </w:pPr>
      <w:r w:rsidRPr="006504DA">
        <w:rPr>
          <w:rFonts w:cs="Arial"/>
        </w:rPr>
        <w:t>Two rooms for behavioral testing with tracking software</w:t>
      </w:r>
    </w:p>
    <w:p w14:paraId="2AD1F755" w14:textId="085064FF" w:rsidR="00B77429" w:rsidRPr="006504DA" w:rsidDel="00DD271C" w:rsidRDefault="00B77429" w:rsidP="00325A2E">
      <w:pPr>
        <w:pStyle w:val="NoSpacing"/>
        <w:rPr>
          <w:del w:id="166" w:author="Ryan Essex" w:date="2016-03-04T13:05:00Z"/>
          <w:rFonts w:cs="Arial"/>
        </w:rPr>
        <w:pPrChange w:id="167" w:author="Ryan Essex" w:date="2016-03-04T12:54:00Z">
          <w:pPr>
            <w:numPr>
              <w:numId w:val="17"/>
            </w:numPr>
            <w:ind w:left="720" w:hanging="360"/>
            <w:jc w:val="both"/>
          </w:pPr>
        </w:pPrChange>
      </w:pPr>
      <w:r w:rsidRPr="006504DA">
        <w:rPr>
          <w:rFonts w:cs="Arial"/>
        </w:rPr>
        <w:t>A dark room, with developer for X-ray films</w:t>
      </w:r>
    </w:p>
    <w:p w14:paraId="540A35FE" w14:textId="0F3F4EAD" w:rsidR="00B77429" w:rsidRPr="000B5990" w:rsidDel="00DD271C" w:rsidRDefault="00B77429" w:rsidP="00325A2E">
      <w:pPr>
        <w:pStyle w:val="NoSpacing"/>
        <w:rPr>
          <w:del w:id="168" w:author="Ryan Essex" w:date="2016-03-04T13:05:00Z"/>
          <w:rFonts w:ascii="Calibri" w:hAnsi="Calibri"/>
        </w:rPr>
        <w:pPrChange w:id="169" w:author="Ryan Essex" w:date="2016-03-04T12:54:00Z">
          <w:pPr/>
        </w:pPrChange>
      </w:pPr>
    </w:p>
    <w:p w14:paraId="26C6415E" w14:textId="0AB9F3A1" w:rsidR="00B77429" w:rsidDel="00DD271C" w:rsidRDefault="00B77429" w:rsidP="00325A2E">
      <w:pPr>
        <w:pStyle w:val="NoSpacing"/>
        <w:rPr>
          <w:del w:id="170" w:author="Ryan Essex" w:date="2016-03-04T13:05:00Z"/>
        </w:rPr>
        <w:pPrChange w:id="171" w:author="Ryan Essex" w:date="2016-03-04T12:54:00Z">
          <w:pPr/>
        </w:pPrChange>
      </w:pPr>
    </w:p>
    <w:p w14:paraId="1F9D9516" w14:textId="77777777" w:rsidR="00B77429" w:rsidRPr="000C4137" w:rsidRDefault="00B77429" w:rsidP="00DD271C">
      <w:pPr>
        <w:pStyle w:val="NoSpacing"/>
        <w:rPr>
          <w:rFonts w:cs="Arial"/>
          <w:noProof/>
        </w:rPr>
        <w:pPrChange w:id="172" w:author="Ryan Essex" w:date="2016-03-04T13:05:00Z">
          <w:pPr>
            <w:tabs>
              <w:tab w:val="left" w:pos="360"/>
            </w:tabs>
            <w:jc w:val="both"/>
          </w:pPr>
        </w:pPrChange>
      </w:pPr>
    </w:p>
    <w:sectPr w:rsidR="00B77429" w:rsidRPr="000C4137" w:rsidSect="004261C7">
      <w:type w:val="continuous"/>
      <w:pgSz w:w="12240" w:h="15840" w:code="1"/>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3E3EF0" w14:textId="77777777" w:rsidR="005C0448" w:rsidRDefault="005C0448">
      <w:r>
        <w:separator/>
      </w:r>
    </w:p>
  </w:endnote>
  <w:endnote w:type="continuationSeparator" w:id="0">
    <w:p w14:paraId="090CD25D" w14:textId="77777777" w:rsidR="005C0448" w:rsidRDefault="005C0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9D36A" w14:textId="77777777" w:rsidR="005C0448" w:rsidRDefault="005C0448">
      <w:r>
        <w:separator/>
      </w:r>
    </w:p>
  </w:footnote>
  <w:footnote w:type="continuationSeparator" w:id="0">
    <w:p w14:paraId="099ED9A2" w14:textId="77777777" w:rsidR="005C0448" w:rsidRDefault="005C04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9D4D2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92EF8B8"/>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554DFE0"/>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9A6219B8"/>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3AE7C9C"/>
    <w:lvl w:ilvl="0">
      <w:start w:val="1"/>
      <w:numFmt w:val="decimal"/>
      <w:pStyle w:val="ListNumber2"/>
      <w:lvlText w:val="%1."/>
      <w:lvlJc w:val="left"/>
      <w:pPr>
        <w:tabs>
          <w:tab w:val="num" w:pos="720"/>
        </w:tabs>
        <w:ind w:left="720" w:hanging="360"/>
      </w:pPr>
    </w:lvl>
  </w:abstractNum>
  <w:abstractNum w:abstractNumId="5">
    <w:nsid w:val="FFFFFF80"/>
    <w:multiLevelType w:val="singleLevel"/>
    <w:tmpl w:val="23C487B2"/>
    <w:lvl w:ilvl="0">
      <w:start w:val="1"/>
      <w:numFmt w:val="bullet"/>
      <w:pStyle w:val="ListBullet5"/>
      <w:lvlText w:val=""/>
      <w:lvlJc w:val="left"/>
      <w:pPr>
        <w:tabs>
          <w:tab w:val="num" w:pos="1800"/>
        </w:tabs>
        <w:ind w:left="1800" w:hanging="360"/>
      </w:pPr>
      <w:rPr>
        <w:rFonts w:ascii="Symbol" w:hAnsi="Symbol" w:cs="Times New Roman" w:hint="default"/>
      </w:rPr>
    </w:lvl>
  </w:abstractNum>
  <w:abstractNum w:abstractNumId="6">
    <w:nsid w:val="FFFFFF81"/>
    <w:multiLevelType w:val="singleLevel"/>
    <w:tmpl w:val="DF80D2FA"/>
    <w:lvl w:ilvl="0">
      <w:start w:val="1"/>
      <w:numFmt w:val="bullet"/>
      <w:pStyle w:val="ListBullet4"/>
      <w:lvlText w:val=""/>
      <w:lvlJc w:val="left"/>
      <w:pPr>
        <w:tabs>
          <w:tab w:val="num" w:pos="1440"/>
        </w:tabs>
        <w:ind w:left="1440" w:hanging="360"/>
      </w:pPr>
      <w:rPr>
        <w:rFonts w:ascii="Symbol" w:hAnsi="Symbol" w:cs="Times New Roman" w:hint="default"/>
      </w:rPr>
    </w:lvl>
  </w:abstractNum>
  <w:abstractNum w:abstractNumId="7">
    <w:nsid w:val="FFFFFF82"/>
    <w:multiLevelType w:val="singleLevel"/>
    <w:tmpl w:val="3012708C"/>
    <w:lvl w:ilvl="0">
      <w:start w:val="1"/>
      <w:numFmt w:val="bullet"/>
      <w:pStyle w:val="ListBullet3"/>
      <w:lvlText w:val=""/>
      <w:lvlJc w:val="left"/>
      <w:pPr>
        <w:tabs>
          <w:tab w:val="num" w:pos="1080"/>
        </w:tabs>
        <w:ind w:left="1080" w:hanging="360"/>
      </w:pPr>
      <w:rPr>
        <w:rFonts w:ascii="Symbol" w:hAnsi="Symbol" w:cs="Times New Roman" w:hint="default"/>
      </w:rPr>
    </w:lvl>
  </w:abstractNum>
  <w:abstractNum w:abstractNumId="8">
    <w:nsid w:val="FFFFFF83"/>
    <w:multiLevelType w:val="singleLevel"/>
    <w:tmpl w:val="D96A7106"/>
    <w:lvl w:ilvl="0">
      <w:start w:val="1"/>
      <w:numFmt w:val="bullet"/>
      <w:pStyle w:val="ListBullet2"/>
      <w:lvlText w:val=""/>
      <w:lvlJc w:val="left"/>
      <w:pPr>
        <w:tabs>
          <w:tab w:val="num" w:pos="720"/>
        </w:tabs>
        <w:ind w:left="720" w:hanging="360"/>
      </w:pPr>
      <w:rPr>
        <w:rFonts w:ascii="Symbol" w:hAnsi="Symbol" w:cs="Times New Roman" w:hint="default"/>
      </w:rPr>
    </w:lvl>
  </w:abstractNum>
  <w:abstractNum w:abstractNumId="9">
    <w:nsid w:val="FFFFFF88"/>
    <w:multiLevelType w:val="singleLevel"/>
    <w:tmpl w:val="421A67F4"/>
    <w:lvl w:ilvl="0">
      <w:start w:val="1"/>
      <w:numFmt w:val="decimal"/>
      <w:pStyle w:val="ListNumber"/>
      <w:lvlText w:val="%1."/>
      <w:lvlJc w:val="left"/>
      <w:pPr>
        <w:tabs>
          <w:tab w:val="num" w:pos="360"/>
        </w:tabs>
        <w:ind w:left="360" w:hanging="360"/>
      </w:pPr>
    </w:lvl>
  </w:abstractNum>
  <w:abstractNum w:abstractNumId="10">
    <w:nsid w:val="FFFFFF89"/>
    <w:multiLevelType w:val="singleLevel"/>
    <w:tmpl w:val="AC34E4AA"/>
    <w:lvl w:ilvl="0">
      <w:start w:val="1"/>
      <w:numFmt w:val="bullet"/>
      <w:pStyle w:val="ListBullet"/>
      <w:lvlText w:val=""/>
      <w:lvlJc w:val="left"/>
      <w:pPr>
        <w:tabs>
          <w:tab w:val="num" w:pos="360"/>
        </w:tabs>
        <w:ind w:left="360" w:hanging="360"/>
      </w:pPr>
      <w:rPr>
        <w:rFonts w:ascii="Symbol" w:hAnsi="Symbol" w:cs="Times New Roman" w:hint="default"/>
      </w:rPr>
    </w:lvl>
  </w:abstractNum>
  <w:abstractNum w:abstractNumId="11">
    <w:nsid w:val="01C10079"/>
    <w:multiLevelType w:val="singleLevel"/>
    <w:tmpl w:val="60E0C97C"/>
    <w:lvl w:ilvl="0">
      <w:start w:val="1"/>
      <w:numFmt w:val="bullet"/>
      <w:pStyle w:val="ReminderList2"/>
      <w:lvlText w:val=""/>
      <w:lvlJc w:val="left"/>
      <w:pPr>
        <w:tabs>
          <w:tab w:val="num" w:pos="360"/>
        </w:tabs>
        <w:ind w:left="360" w:hanging="360"/>
      </w:pPr>
      <w:rPr>
        <w:rFonts w:ascii="Symbol" w:hAnsi="Symbol" w:cs="Times New Roman" w:hint="default"/>
      </w:rPr>
    </w:lvl>
  </w:abstractNum>
  <w:abstractNum w:abstractNumId="12">
    <w:nsid w:val="28B43361"/>
    <w:multiLevelType w:val="singleLevel"/>
    <w:tmpl w:val="CBC4AECA"/>
    <w:lvl w:ilvl="0">
      <w:start w:val="1"/>
      <w:numFmt w:val="bullet"/>
      <w:pStyle w:val="ReminderList1"/>
      <w:lvlText w:val=""/>
      <w:lvlJc w:val="left"/>
      <w:pPr>
        <w:tabs>
          <w:tab w:val="num" w:pos="360"/>
        </w:tabs>
        <w:ind w:left="360" w:hanging="360"/>
      </w:pPr>
      <w:rPr>
        <w:rFonts w:ascii="Monotype Sorts" w:hAnsi="Monotype Sorts" w:cs="Times New Roman" w:hint="default"/>
      </w:rPr>
    </w:lvl>
  </w:abstractNum>
  <w:abstractNum w:abstractNumId="13">
    <w:nsid w:val="2A471841"/>
    <w:multiLevelType w:val="hybridMultilevel"/>
    <w:tmpl w:val="E3A4C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EA5023F"/>
    <w:multiLevelType w:val="hybridMultilevel"/>
    <w:tmpl w:val="9C3C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0154A7"/>
    <w:multiLevelType w:val="singleLevel"/>
    <w:tmpl w:val="CA7233C6"/>
    <w:lvl w:ilvl="0">
      <w:start w:val="1"/>
      <w:numFmt w:val="bullet"/>
      <w:pStyle w:val="ReminderList3"/>
      <w:lvlText w:val=""/>
      <w:lvlJc w:val="left"/>
      <w:pPr>
        <w:tabs>
          <w:tab w:val="num" w:pos="360"/>
        </w:tabs>
        <w:ind w:left="360" w:hanging="360"/>
      </w:pPr>
      <w:rPr>
        <w:rFonts w:ascii="Symbol" w:hAnsi="Symbol" w:cs="Times New Roman" w:hint="default"/>
        <w:color w:val="auto"/>
      </w:rPr>
    </w:lvl>
  </w:abstractNum>
  <w:abstractNum w:abstractNumId="16">
    <w:nsid w:val="70E727C8"/>
    <w:multiLevelType w:val="multilevel"/>
    <w:tmpl w:val="EAAC784E"/>
    <w:lvl w:ilvl="0">
      <w:start w:val="10"/>
      <w:numFmt w:val="upperLetter"/>
      <w:pStyle w:val="QuickA"/>
      <w:lvlText w:val="%1."/>
      <w:legacy w:legacy="1" w:legacySpace="0" w:legacyIndent="720"/>
      <w:lvlJc w:val="left"/>
      <w:pPr>
        <w:ind w:left="720" w:hanging="720"/>
      </w:pPr>
    </w:lvl>
    <w:lvl w:ilvl="1">
      <w:start w:val="3"/>
      <w:numFmt w:val="upperLetter"/>
      <w:lvlText w:val="%2."/>
      <w:legacy w:legacy="1" w:legacySpace="0" w:legacyIndent="720"/>
      <w:lvlJc w:val="left"/>
      <w:pPr>
        <w:ind w:left="1440" w:hanging="720"/>
      </w:pPr>
    </w:lvl>
    <w:lvl w:ilvl="2">
      <w:start w:val="1"/>
      <w:numFmt w:val="upperLetter"/>
      <w:lvlText w:val="%3."/>
      <w:legacy w:legacy="1" w:legacySpace="0" w:legacyIndent="720"/>
      <w:lvlJc w:val="left"/>
      <w:pPr>
        <w:ind w:left="2160" w:hanging="720"/>
      </w:pPr>
    </w:lvl>
    <w:lvl w:ilvl="3">
      <w:start w:val="2"/>
      <w:numFmt w:val="upperLetter"/>
      <w:lvlText w:val="%4."/>
      <w:legacy w:legacy="1" w:legacySpace="0" w:legacyIndent="720"/>
      <w:lvlJc w:val="left"/>
      <w:pPr>
        <w:ind w:left="2880" w:hanging="720"/>
      </w:pPr>
    </w:lvl>
    <w:lvl w:ilvl="4">
      <w:start w:val="1"/>
      <w:numFmt w:val="upperLetter"/>
      <w:lvlText w:val="%5."/>
      <w:legacy w:legacy="1" w:legacySpace="0" w:legacyIndent="720"/>
      <w:lvlJc w:val="left"/>
      <w:pPr>
        <w:ind w:left="3600" w:hanging="720"/>
      </w:pPr>
    </w:lvl>
    <w:lvl w:ilvl="5">
      <w:start w:val="1"/>
      <w:numFmt w:val="upperLetter"/>
      <w:lvlText w:val="%6."/>
      <w:legacy w:legacy="1" w:legacySpace="0" w:legacyIndent="720"/>
      <w:lvlJc w:val="left"/>
      <w:pPr>
        <w:ind w:left="4320" w:hanging="720"/>
      </w:pPr>
    </w:lvl>
    <w:lvl w:ilvl="6">
      <w:start w:val="1"/>
      <w:numFmt w:val="upperLetter"/>
      <w:lvlText w:val="%7."/>
      <w:legacy w:legacy="1" w:legacySpace="0" w:legacyIndent="720"/>
      <w:lvlJc w:val="left"/>
      <w:pPr>
        <w:ind w:left="5040" w:hanging="720"/>
      </w:pPr>
    </w:lvl>
    <w:lvl w:ilvl="7">
      <w:start w:val="1"/>
      <w:numFmt w:val="upp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5"/>
  </w:num>
  <w:num w:numId="12">
    <w:abstractNumId w:val="11"/>
  </w:num>
  <w:num w:numId="13">
    <w:abstractNumId w:val="12"/>
  </w:num>
  <w:num w:numId="14">
    <w:abstractNumId w:val="15"/>
  </w:num>
  <w:num w:numId="15">
    <w:abstractNumId w:val="16"/>
  </w:num>
  <w:num w:numId="16">
    <w:abstractNumId w:val="13"/>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linkStyles/>
  <w:trackRevisions/>
  <w:defaultTabStop w:val="36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C93"/>
    <w:rsid w:val="0002465C"/>
    <w:rsid w:val="000C4137"/>
    <w:rsid w:val="000D2EE4"/>
    <w:rsid w:val="001B20CD"/>
    <w:rsid w:val="00253DAC"/>
    <w:rsid w:val="002672A2"/>
    <w:rsid w:val="00324F60"/>
    <w:rsid w:val="00325A2E"/>
    <w:rsid w:val="00423E5E"/>
    <w:rsid w:val="004261C7"/>
    <w:rsid w:val="005209A6"/>
    <w:rsid w:val="005744E3"/>
    <w:rsid w:val="005C0448"/>
    <w:rsid w:val="00663628"/>
    <w:rsid w:val="00681562"/>
    <w:rsid w:val="0079239D"/>
    <w:rsid w:val="007A2036"/>
    <w:rsid w:val="00804144"/>
    <w:rsid w:val="0088189F"/>
    <w:rsid w:val="00913E37"/>
    <w:rsid w:val="00925D28"/>
    <w:rsid w:val="009373B2"/>
    <w:rsid w:val="00A37C93"/>
    <w:rsid w:val="00AD04A5"/>
    <w:rsid w:val="00AD3759"/>
    <w:rsid w:val="00B46D2A"/>
    <w:rsid w:val="00B77429"/>
    <w:rsid w:val="00BB196C"/>
    <w:rsid w:val="00BD0D0B"/>
    <w:rsid w:val="00BE676F"/>
    <w:rsid w:val="00C3205C"/>
    <w:rsid w:val="00D43BFB"/>
    <w:rsid w:val="00D949B2"/>
    <w:rsid w:val="00DD271C"/>
    <w:rsid w:val="00DE1B22"/>
    <w:rsid w:val="00E14C15"/>
    <w:rsid w:val="00E279D7"/>
    <w:rsid w:val="00E44D61"/>
    <w:rsid w:val="00E50A48"/>
    <w:rsid w:val="00F35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0815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325A2E"/>
    <w:pPr>
      <w:pBdr>
        <w:top w:val="nil"/>
        <w:left w:val="nil"/>
        <w:bottom w:val="nil"/>
        <w:right w:val="nil"/>
        <w:between w:val="nil"/>
        <w:bar w:val="nil"/>
      </w:pBdr>
    </w:pPr>
    <w:rPr>
      <w:rFonts w:eastAsia="Arial Unicode MS"/>
      <w:sz w:val="24"/>
      <w:szCs w:val="24"/>
      <w:bdr w:val="nil"/>
    </w:rPr>
  </w:style>
  <w:style w:type="paragraph" w:styleId="Heading1">
    <w:name w:val="heading 1"/>
    <w:aliases w:val="EP Main Heading"/>
    <w:basedOn w:val="PlainText"/>
    <w:next w:val="Normal"/>
    <w:link w:val="Heading1Char"/>
    <w:uiPriority w:val="9"/>
    <w:qFormat/>
    <w:rsid w:val="00325A2E"/>
    <w:pPr>
      <w:outlineLvl w:val="0"/>
    </w:pPr>
    <w:rPr>
      <w:rFonts w:ascii="Arial" w:hAnsi="Arial"/>
      <w:b/>
      <w:bCs/>
      <w:caps/>
    </w:rPr>
  </w:style>
  <w:style w:type="paragraph" w:styleId="Heading2">
    <w:name w:val="heading 2"/>
    <w:aliases w:val="EP Subhead"/>
    <w:basedOn w:val="Normal"/>
    <w:next w:val="Normal"/>
    <w:link w:val="Heading2Char"/>
    <w:uiPriority w:val="9"/>
    <w:unhideWhenUsed/>
    <w:qFormat/>
    <w:rsid w:val="00325A2E"/>
    <w:pPr>
      <w:outlineLvl w:val="1"/>
    </w:pPr>
    <w:rPr>
      <w:rFonts w:ascii="Arial" w:hAnsi="Arial"/>
      <w:b/>
      <w:bCs/>
      <w:sz w:val="22"/>
      <w:szCs w:val="22"/>
    </w:rPr>
  </w:style>
  <w:style w:type="paragraph" w:styleId="Heading3">
    <w:name w:val="heading 3"/>
    <w:aliases w:val="Sub heading"/>
    <w:basedOn w:val="Heading2"/>
    <w:next w:val="Normal"/>
    <w:link w:val="Heading3Char"/>
    <w:uiPriority w:val="9"/>
    <w:unhideWhenUsed/>
    <w:qFormat/>
    <w:rsid w:val="00325A2E"/>
    <w:pPr>
      <w:outlineLvl w:val="2"/>
    </w:pPr>
  </w:style>
  <w:style w:type="paragraph" w:styleId="Heading4">
    <w:name w:val="heading 4"/>
    <w:basedOn w:val="Normal"/>
    <w:next w:val="Normal"/>
    <w:qFormat/>
    <w:pPr>
      <w:keepNext/>
      <w:spacing w:before="240" w:after="60"/>
      <w:outlineLvl w:val="3"/>
    </w:pPr>
    <w:rPr>
      <w:rFonts w:ascii="Arial" w:hAnsi="Arial" w:cs="Arial"/>
      <w:b/>
      <w:bCs/>
    </w:rPr>
  </w:style>
  <w:style w:type="paragraph" w:styleId="Heading5">
    <w:name w:val="heading 5"/>
    <w:basedOn w:val="Normal"/>
    <w:next w:val="Normal"/>
    <w:qFormat/>
    <w:pPr>
      <w:spacing w:before="240" w:after="60"/>
      <w:outlineLvl w:val="4"/>
    </w:pPr>
    <w:rPr>
      <w:rFonts w:cs="Times"/>
      <w:sz w:val="22"/>
      <w:szCs w:val="22"/>
    </w:rPr>
  </w:style>
  <w:style w:type="paragraph" w:styleId="Heading6">
    <w:name w:val="heading 6"/>
    <w:basedOn w:val="Normal"/>
    <w:next w:val="Normal"/>
    <w:qFormat/>
    <w:pPr>
      <w:spacing w:before="240" w:after="60"/>
      <w:outlineLvl w:val="5"/>
    </w:pPr>
    <w:rPr>
      <w:rFonts w:cs="Times"/>
      <w:i/>
      <w:iCs/>
      <w:sz w:val="22"/>
      <w:szCs w:val="22"/>
    </w:rPr>
  </w:style>
  <w:style w:type="paragraph" w:styleId="Heading7">
    <w:name w:val="heading 7"/>
    <w:basedOn w:val="Normal"/>
    <w:next w:val="Normal"/>
    <w:qFormat/>
    <w:pPr>
      <w:spacing w:before="240" w:after="60"/>
      <w:outlineLvl w:val="6"/>
    </w:pPr>
    <w:rPr>
      <w:rFonts w:ascii="Arial" w:hAnsi="Arial" w:cs="Arial"/>
      <w:sz w:val="20"/>
      <w:szCs w:val="20"/>
    </w:rPr>
  </w:style>
  <w:style w:type="paragraph" w:styleId="Heading8">
    <w:name w:val="heading 8"/>
    <w:basedOn w:val="Normal"/>
    <w:next w:val="Normal"/>
    <w:qFormat/>
    <w:pPr>
      <w:spacing w:before="240" w:after="60"/>
      <w:outlineLvl w:val="7"/>
    </w:pPr>
    <w:rPr>
      <w:rFonts w:ascii="Arial" w:hAnsi="Arial" w:cs="Arial"/>
      <w:i/>
      <w:iCs/>
      <w:sz w:val="20"/>
      <w:szCs w:val="20"/>
    </w:rPr>
  </w:style>
  <w:style w:type="paragraph" w:styleId="Heading9">
    <w:name w:val="heading 9"/>
    <w:basedOn w:val="Normal"/>
    <w:next w:val="Normal"/>
    <w:qFormat/>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rsid w:val="00325A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5A2E"/>
  </w:style>
  <w:style w:type="paragraph" w:customStyle="1" w:styleId="checkbox">
    <w:name w:val="checkbox"/>
    <w:basedOn w:val="Normal"/>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hAnsi="Arial" w:cs="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hAnsi="Times" w:cs="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pPr>
      <w:spacing w:before="120" w:after="120"/>
    </w:pPr>
    <w:rPr>
      <w:rFonts w:cs="Times"/>
      <w:b/>
      <w:bCs/>
    </w:rPr>
  </w:style>
  <w:style w:type="paragraph" w:styleId="Closing">
    <w:name w:val="Closing"/>
    <w:basedOn w:val="Normal"/>
    <w:pPr>
      <w:ind w:left="4320"/>
    </w:pPr>
    <w:rPr>
      <w:rFonts w:cs="Times"/>
    </w:rPr>
  </w:style>
  <w:style w:type="paragraph" w:styleId="CommentText">
    <w:name w:val="annotation text"/>
    <w:basedOn w:val="Normal"/>
    <w:link w:val="CommentTextChar"/>
    <w:uiPriority w:val="99"/>
    <w:semiHidden/>
    <w:unhideWhenUsed/>
    <w:rsid w:val="00325A2E"/>
  </w:style>
  <w:style w:type="paragraph" w:styleId="Date">
    <w:name w:val="Date"/>
    <w:basedOn w:val="Normal"/>
    <w:next w:val="Normal"/>
    <w:rPr>
      <w:rFonts w:cs="Time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semiHidden/>
    <w:rPr>
      <w:rFonts w:cs="Times"/>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semiHidden/>
    <w:pPr>
      <w:ind w:left="240" w:hanging="240"/>
    </w:pPr>
    <w:rPr>
      <w:rFonts w:cs="Times"/>
    </w:rPr>
  </w:style>
  <w:style w:type="paragraph" w:styleId="Index2">
    <w:name w:val="index 2"/>
    <w:basedOn w:val="Normal"/>
    <w:next w:val="Normal"/>
    <w:autoRedefine/>
    <w:semiHidden/>
    <w:pPr>
      <w:ind w:left="480" w:hanging="240"/>
    </w:pPr>
    <w:rPr>
      <w:rFonts w:cs="Times"/>
    </w:rPr>
  </w:style>
  <w:style w:type="paragraph" w:styleId="Index3">
    <w:name w:val="index 3"/>
    <w:basedOn w:val="Normal"/>
    <w:next w:val="Normal"/>
    <w:autoRedefine/>
    <w:semiHidden/>
    <w:pPr>
      <w:ind w:left="720" w:hanging="240"/>
    </w:pPr>
    <w:rPr>
      <w:rFonts w:cs="Times"/>
    </w:rPr>
  </w:style>
  <w:style w:type="paragraph" w:styleId="Index4">
    <w:name w:val="index 4"/>
    <w:basedOn w:val="Normal"/>
    <w:next w:val="Normal"/>
    <w:autoRedefine/>
    <w:semiHidden/>
    <w:pPr>
      <w:ind w:left="960" w:hanging="240"/>
    </w:pPr>
    <w:rPr>
      <w:rFonts w:cs="Times"/>
    </w:rPr>
  </w:style>
  <w:style w:type="paragraph" w:styleId="Index5">
    <w:name w:val="index 5"/>
    <w:basedOn w:val="Normal"/>
    <w:next w:val="Normal"/>
    <w:autoRedefine/>
    <w:semiHidden/>
    <w:pPr>
      <w:ind w:left="1200" w:hanging="240"/>
    </w:pPr>
    <w:rPr>
      <w:rFonts w:cs="Times"/>
    </w:rPr>
  </w:style>
  <w:style w:type="paragraph" w:styleId="Index6">
    <w:name w:val="index 6"/>
    <w:basedOn w:val="Normal"/>
    <w:next w:val="Normal"/>
    <w:autoRedefine/>
    <w:semiHidden/>
    <w:pPr>
      <w:ind w:left="1440" w:hanging="240"/>
    </w:pPr>
    <w:rPr>
      <w:rFonts w:cs="Times"/>
    </w:rPr>
  </w:style>
  <w:style w:type="paragraph" w:styleId="Index7">
    <w:name w:val="index 7"/>
    <w:basedOn w:val="Normal"/>
    <w:next w:val="Normal"/>
    <w:autoRedefine/>
    <w:semiHidden/>
    <w:pPr>
      <w:ind w:left="1680" w:hanging="240"/>
    </w:pPr>
    <w:rPr>
      <w:rFonts w:cs="Times"/>
    </w:rPr>
  </w:style>
  <w:style w:type="paragraph" w:styleId="Index8">
    <w:name w:val="index 8"/>
    <w:basedOn w:val="Normal"/>
    <w:next w:val="Normal"/>
    <w:autoRedefine/>
    <w:semiHidden/>
    <w:pPr>
      <w:ind w:left="1920" w:hanging="240"/>
    </w:pPr>
    <w:rPr>
      <w:rFonts w:cs="Times"/>
    </w:rPr>
  </w:style>
  <w:style w:type="paragraph" w:styleId="Index9">
    <w:name w:val="index 9"/>
    <w:basedOn w:val="Normal"/>
    <w:next w:val="Normal"/>
    <w:autoRedefine/>
    <w:semiHidden/>
    <w:pPr>
      <w:ind w:left="2160" w:hanging="240"/>
    </w:pPr>
    <w:rPr>
      <w:rFonts w:cs="Times"/>
    </w:r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pPr>
      <w:numPr>
        <w:numId w:val="1"/>
      </w:numPr>
    </w:pPr>
    <w:rPr>
      <w:rFonts w:cs="Times"/>
    </w:rPr>
  </w:style>
  <w:style w:type="paragraph" w:styleId="ListBullet2">
    <w:name w:val="List Bullet 2"/>
    <w:basedOn w:val="Normal"/>
    <w:autoRedefine/>
    <w:pPr>
      <w:numPr>
        <w:numId w:val="2"/>
      </w:numPr>
    </w:pPr>
    <w:rPr>
      <w:rFonts w:cs="Times"/>
    </w:rPr>
  </w:style>
  <w:style w:type="paragraph" w:styleId="ListBullet3">
    <w:name w:val="List Bullet 3"/>
    <w:basedOn w:val="Normal"/>
    <w:autoRedefine/>
    <w:pPr>
      <w:numPr>
        <w:numId w:val="3"/>
      </w:numPr>
    </w:pPr>
    <w:rPr>
      <w:rFonts w:cs="Times"/>
    </w:rPr>
  </w:style>
  <w:style w:type="paragraph" w:styleId="ListBullet4">
    <w:name w:val="List Bullet 4"/>
    <w:basedOn w:val="Normal"/>
    <w:autoRedefine/>
    <w:pPr>
      <w:numPr>
        <w:numId w:val="4"/>
      </w:numPr>
    </w:pPr>
    <w:rPr>
      <w:rFonts w:cs="Times"/>
    </w:rPr>
  </w:style>
  <w:style w:type="paragraph" w:styleId="ListBullet5">
    <w:name w:val="List Bullet 5"/>
    <w:basedOn w:val="Normal"/>
    <w:autoRedefine/>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link w:val="PlainTextChar"/>
    <w:rsid w:val="00325A2E"/>
    <w:pPr>
      <w:pBdr>
        <w:top w:val="nil"/>
        <w:left w:val="nil"/>
        <w:bottom w:val="nil"/>
        <w:right w:val="nil"/>
        <w:between w:val="nil"/>
        <w:bar w:val="nil"/>
      </w:pBdr>
    </w:pPr>
    <w:rPr>
      <w:rFonts w:ascii="Calibri" w:eastAsia="Calibri" w:hAnsi="Calibri" w:cs="Calibri"/>
      <w:color w:val="000000"/>
      <w:sz w:val="22"/>
      <w:szCs w:val="22"/>
      <w:u w:color="000000"/>
      <w:bdr w:val="nil"/>
      <w:lang w:val="es-ES_tradnl"/>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rPr>
      <w:rFonts w:cs="Times"/>
    </w:rPr>
  </w:style>
  <w:style w:type="paragraph" w:styleId="TableofFigures">
    <w:name w:val="table of figures"/>
    <w:basedOn w:val="Normal"/>
    <w:next w:val="Normal"/>
    <w:semiHidden/>
    <w:pPr>
      <w:ind w:left="480" w:hanging="480"/>
    </w:pPr>
    <w:rPr>
      <w:rFonts w:cs="Time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rFonts w:cs="Times"/>
    </w:rPr>
  </w:style>
  <w:style w:type="paragraph" w:styleId="TOC2">
    <w:name w:val="toc 2"/>
    <w:basedOn w:val="Normal"/>
    <w:next w:val="Normal"/>
    <w:autoRedefine/>
    <w:semiHidden/>
    <w:pPr>
      <w:ind w:left="240"/>
    </w:pPr>
    <w:rPr>
      <w:rFonts w:cs="Times"/>
    </w:rPr>
  </w:style>
  <w:style w:type="paragraph" w:styleId="TOC3">
    <w:name w:val="toc 3"/>
    <w:basedOn w:val="Normal"/>
    <w:next w:val="Normal"/>
    <w:autoRedefine/>
    <w:semiHidden/>
    <w:pPr>
      <w:ind w:left="480"/>
    </w:pPr>
    <w:rPr>
      <w:rFonts w:cs="Times"/>
    </w:rPr>
  </w:style>
  <w:style w:type="paragraph" w:styleId="TOC4">
    <w:name w:val="toc 4"/>
    <w:basedOn w:val="Normal"/>
    <w:next w:val="Normal"/>
    <w:autoRedefine/>
    <w:semiHidden/>
    <w:pPr>
      <w:ind w:left="720"/>
    </w:pPr>
    <w:rPr>
      <w:rFonts w:cs="Times"/>
    </w:rPr>
  </w:style>
  <w:style w:type="paragraph" w:styleId="TOC5">
    <w:name w:val="toc 5"/>
    <w:basedOn w:val="Normal"/>
    <w:next w:val="Normal"/>
    <w:autoRedefine/>
    <w:semiHidden/>
    <w:pPr>
      <w:ind w:left="960"/>
    </w:pPr>
    <w:rPr>
      <w:rFonts w:cs="Times"/>
    </w:rPr>
  </w:style>
  <w:style w:type="paragraph" w:styleId="TOC6">
    <w:name w:val="toc 6"/>
    <w:basedOn w:val="Normal"/>
    <w:next w:val="Normal"/>
    <w:autoRedefine/>
    <w:semiHidden/>
    <w:pPr>
      <w:ind w:left="1200"/>
    </w:pPr>
    <w:rPr>
      <w:rFonts w:cs="Times"/>
    </w:rPr>
  </w:style>
  <w:style w:type="paragraph" w:styleId="TOC7">
    <w:name w:val="toc 7"/>
    <w:basedOn w:val="Normal"/>
    <w:next w:val="Normal"/>
    <w:autoRedefine/>
    <w:semiHidden/>
    <w:pPr>
      <w:ind w:left="1440"/>
    </w:pPr>
    <w:rPr>
      <w:rFonts w:cs="Times"/>
    </w:rPr>
  </w:style>
  <w:style w:type="paragraph" w:styleId="TOC8">
    <w:name w:val="toc 8"/>
    <w:basedOn w:val="Normal"/>
    <w:next w:val="Normal"/>
    <w:autoRedefine/>
    <w:semiHidden/>
    <w:pPr>
      <w:ind w:left="1680"/>
    </w:pPr>
    <w:rPr>
      <w:rFonts w:cs="Times"/>
    </w:rPr>
  </w:style>
  <w:style w:type="paragraph" w:styleId="TOC9">
    <w:name w:val="toc 9"/>
    <w:basedOn w:val="Normal"/>
    <w:next w:val="Normal"/>
    <w:autoRedefine/>
    <w:semiHidden/>
    <w:pPr>
      <w:ind w:left="1920"/>
    </w:pPr>
    <w:rPr>
      <w:rFonts w:cs="Times"/>
    </w:rPr>
  </w:style>
  <w:style w:type="character" w:customStyle="1" w:styleId="SubheadinParagraph">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rPr>
      <w:rFonts w:cs="Times"/>
    </w:rPr>
  </w:style>
  <w:style w:type="paragraph" w:customStyle="1" w:styleId="H6">
    <w:name w:val="H6"/>
    <w:basedOn w:val="Normal"/>
    <w:next w:val="Normal"/>
    <w:pPr>
      <w:widowControl w:val="0"/>
      <w:snapToGrid w:val="0"/>
      <w:spacing w:before="100"/>
      <w:outlineLvl w:val="6"/>
    </w:pPr>
    <w:rPr>
      <w:rFonts w:ascii="Arial" w:hAnsi="Arial" w:cs="Arial"/>
      <w:b/>
      <w:bCs/>
      <w:sz w:val="20"/>
      <w:szCs w:val="20"/>
    </w:rPr>
  </w:style>
  <w:style w:type="paragraph" w:customStyle="1" w:styleId="Title2-Small">
    <w:name w:val="Title 2 - Small"/>
    <w:next w:val="Normal"/>
    <w:pPr>
      <w:autoSpaceDE w:val="0"/>
      <w:autoSpaceDN w:val="0"/>
      <w:jc w:val="center"/>
    </w:pPr>
    <w:rPr>
      <w:rFonts w:ascii="Helvetica" w:hAnsi="Helvetica" w:cs="Helvetica"/>
      <w:b/>
      <w:bCs/>
    </w:rPr>
  </w:style>
  <w:style w:type="character" w:styleId="CommentReference">
    <w:name w:val="annotation reference"/>
    <w:basedOn w:val="DefaultParagraphFont"/>
    <w:uiPriority w:val="99"/>
    <w:semiHidden/>
    <w:unhideWhenUsed/>
    <w:rsid w:val="00325A2E"/>
    <w:rPr>
      <w:sz w:val="18"/>
      <w:szCs w:val="18"/>
    </w:rPr>
  </w:style>
  <w:style w:type="paragraph" w:customStyle="1" w:styleId="QuickA">
    <w:name w:val="Quick A."/>
    <w:basedOn w:val="Normal"/>
    <w:pPr>
      <w:widowControl w:val="0"/>
      <w:numPr>
        <w:numId w:val="15"/>
      </w:numPr>
    </w:pPr>
    <w:rPr>
      <w:rFonts w:cs="Times"/>
    </w:rPr>
  </w:style>
  <w:style w:type="paragraph" w:customStyle="1" w:styleId="sbirtop">
    <w:name w:val="sbirtop"/>
    <w:basedOn w:val="Normal"/>
    <w:pPr>
      <w:tabs>
        <w:tab w:val="num" w:pos="1440"/>
        <w:tab w:val="num" w:pos="1800"/>
      </w:tabs>
      <w:spacing w:before="100" w:after="240"/>
      <w:ind w:left="1440" w:hanging="720"/>
    </w:pPr>
    <w:rPr>
      <w:rFonts w:cs="Times"/>
    </w:rPr>
  </w:style>
  <w:style w:type="paragraph" w:customStyle="1" w:styleId="ReminderList1">
    <w:name w:val="Reminder List 1"/>
    <w:basedOn w:val="Normal"/>
    <w:pPr>
      <w:numPr>
        <w:numId w:val="13"/>
      </w:numPr>
      <w:tabs>
        <w:tab w:val="left" w:pos="360"/>
      </w:tabs>
      <w:spacing w:after="120" w:line="260" w:lineRule="atLeast"/>
    </w:pPr>
    <w:rPr>
      <w:rFonts w:ascii="Helvetica" w:hAnsi="Helvetica" w:cs="Helvetica"/>
      <w:b/>
      <w:bCs/>
      <w:color w:val="000000"/>
      <w:sz w:val="22"/>
      <w:szCs w:val="22"/>
    </w:rPr>
  </w:style>
  <w:style w:type="paragraph" w:customStyle="1" w:styleId="ReminderList2">
    <w:name w:val="Reminder List 2"/>
    <w:basedOn w:val="Normal"/>
    <w:pPr>
      <w:numPr>
        <w:numId w:val="12"/>
      </w:numPr>
      <w:tabs>
        <w:tab w:val="clear" w:pos="360"/>
        <w:tab w:val="left" w:pos="720"/>
      </w:tabs>
      <w:spacing w:after="60" w:line="260" w:lineRule="atLeast"/>
      <w:ind w:left="749"/>
    </w:pPr>
    <w:rPr>
      <w:rFonts w:ascii="Helvetica" w:hAnsi="Helvetica" w:cs="Helvetica"/>
      <w:color w:val="000000"/>
      <w:sz w:val="22"/>
      <w:szCs w:val="22"/>
    </w:rPr>
  </w:style>
  <w:style w:type="paragraph" w:customStyle="1" w:styleId="ReminderList3">
    <w:name w:val="Reminder List 3"/>
    <w:basedOn w:val="Normal"/>
    <w:pPr>
      <w:numPr>
        <w:numId w:val="14"/>
      </w:numPr>
      <w:tabs>
        <w:tab w:val="clear" w:pos="360"/>
        <w:tab w:val="left" w:pos="1080"/>
      </w:tabs>
      <w:spacing w:after="60"/>
      <w:ind w:left="1080"/>
    </w:pPr>
    <w:rPr>
      <w:rFonts w:ascii="Helvetica" w:hAnsi="Helvetica" w:cs="Helvetica"/>
      <w:sz w:val="22"/>
      <w:szCs w:val="22"/>
    </w:rPr>
  </w:style>
  <w:style w:type="character" w:styleId="Hyperlink">
    <w:name w:val="Hyperlink"/>
    <w:rsid w:val="00325A2E"/>
    <w:rPr>
      <w:u w:val="single"/>
    </w:rPr>
  </w:style>
  <w:style w:type="paragraph" w:customStyle="1" w:styleId="DataField10pt">
    <w:name w:val="Data Field 10pt"/>
    <w:basedOn w:val="Normal"/>
    <w:rPr>
      <w:rFonts w:ascii="Arial" w:hAnsi="Arial" w:cs="Arial"/>
      <w:sz w:val="20"/>
      <w:szCs w:val="20"/>
    </w:rPr>
  </w:style>
  <w:style w:type="paragraph" w:customStyle="1" w:styleId="DataField11pt-Single">
    <w:name w:val="Data Field 11pt-Single"/>
    <w:basedOn w:val="Normal"/>
    <w:rsid w:val="00925D28"/>
    <w:rPr>
      <w:rFonts w:ascii="Arial" w:hAnsi="Arial" w:cs="Arial"/>
      <w:sz w:val="22"/>
      <w:szCs w:val="20"/>
    </w:rPr>
  </w:style>
  <w:style w:type="paragraph" w:customStyle="1" w:styleId="FormFooter">
    <w:name w:val="Form Footer"/>
    <w:basedOn w:val="Normal"/>
    <w:pPr>
      <w:tabs>
        <w:tab w:val="center" w:pos="5328"/>
        <w:tab w:val="right" w:pos="10728"/>
      </w:tabs>
      <w:ind w:left="58"/>
    </w:pPr>
    <w:rPr>
      <w:rFonts w:ascii="Arial" w:hAnsi="Arial" w:cs="Arial"/>
      <w:sz w:val="16"/>
      <w:szCs w:val="16"/>
    </w:rPr>
  </w:style>
  <w:style w:type="character" w:styleId="PageNumber">
    <w:name w:val="page number"/>
    <w:basedOn w:val="DefaultParagraphFont"/>
    <w:rPr>
      <w:rFonts w:ascii="Arial" w:hAnsi="Arial"/>
      <w:sz w:val="20"/>
      <w:u w:val="single"/>
    </w:rPr>
  </w:style>
  <w:style w:type="paragraph" w:customStyle="1" w:styleId="PIHeader">
    <w:name w:val="PI Header"/>
    <w:basedOn w:val="Normal"/>
    <w:pPr>
      <w:spacing w:after="40"/>
      <w:ind w:left="864"/>
    </w:pPr>
    <w:rPr>
      <w:rFonts w:ascii="Arial" w:hAnsi="Arial" w:cs="Arial"/>
      <w:noProof/>
      <w:sz w:val="16"/>
      <w:szCs w:val="20"/>
    </w:rPr>
  </w:style>
  <w:style w:type="paragraph" w:customStyle="1" w:styleId="FormFooterBorder">
    <w:name w:val="FormFooter/Border"/>
    <w:basedOn w:val="Footer"/>
    <w:pPr>
      <w:pBdr>
        <w:top w:val="single" w:sz="6" w:space="1" w:color="auto"/>
      </w:pBdr>
      <w:tabs>
        <w:tab w:val="clear" w:pos="4320"/>
        <w:tab w:val="clear" w:pos="8640"/>
        <w:tab w:val="center" w:pos="5400"/>
        <w:tab w:val="right" w:pos="10800"/>
      </w:tabs>
    </w:pPr>
    <w:rPr>
      <w:rFonts w:ascii="Arial" w:hAnsi="Arial" w:cs="Arial"/>
      <w:sz w:val="16"/>
      <w:szCs w:val="16"/>
    </w:rPr>
  </w:style>
  <w:style w:type="paragraph" w:customStyle="1" w:styleId="Body">
    <w:name w:val="Body"/>
    <w:rsid w:val="00325A2E"/>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rPr>
  </w:style>
  <w:style w:type="paragraph" w:styleId="ListParagraph">
    <w:name w:val="List Paragraph"/>
    <w:basedOn w:val="Normal"/>
    <w:uiPriority w:val="34"/>
    <w:qFormat/>
    <w:rsid w:val="007A2036"/>
    <w:pPr>
      <w:ind w:left="720"/>
      <w:contextualSpacing/>
    </w:pPr>
  </w:style>
  <w:style w:type="paragraph" w:styleId="BalloonText">
    <w:name w:val="Balloon Text"/>
    <w:basedOn w:val="Normal"/>
    <w:link w:val="BalloonTextChar"/>
    <w:uiPriority w:val="99"/>
    <w:unhideWhenUsed/>
    <w:rsid w:val="00325A2E"/>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25A2E"/>
    <w:rPr>
      <w:rFonts w:ascii="Lucida Grande" w:eastAsia="Arial Unicode MS" w:hAnsi="Lucida Grande" w:cs="Lucida Grande"/>
      <w:sz w:val="18"/>
      <w:szCs w:val="18"/>
      <w:bdr w:val="nil"/>
    </w:rPr>
  </w:style>
  <w:style w:type="paragraph" w:styleId="NoSpacing">
    <w:name w:val="No Spacing"/>
    <w:aliases w:val="EP Normal Text"/>
    <w:basedOn w:val="Normal"/>
    <w:uiPriority w:val="1"/>
    <w:qFormat/>
    <w:rsid w:val="00325A2E"/>
    <w:rPr>
      <w:rFonts w:ascii="Arial" w:hAnsi="Arial"/>
      <w:sz w:val="22"/>
      <w:szCs w:val="22"/>
    </w:rPr>
  </w:style>
  <w:style w:type="character" w:customStyle="1" w:styleId="Heading1Char">
    <w:name w:val="Heading 1 Char"/>
    <w:aliases w:val="EP Main Heading Char"/>
    <w:basedOn w:val="DefaultParagraphFont"/>
    <w:link w:val="Heading1"/>
    <w:uiPriority w:val="9"/>
    <w:rsid w:val="00325A2E"/>
    <w:rPr>
      <w:rFonts w:ascii="Arial" w:eastAsia="Calibri" w:hAnsi="Arial" w:cs="Calibri"/>
      <w:b/>
      <w:bCs/>
      <w:caps/>
      <w:color w:val="000000"/>
      <w:sz w:val="22"/>
      <w:szCs w:val="22"/>
      <w:u w:color="000000"/>
      <w:bdr w:val="nil"/>
      <w:lang w:val="es-ES_tradnl"/>
    </w:rPr>
  </w:style>
  <w:style w:type="character" w:customStyle="1" w:styleId="PlainTextChar">
    <w:name w:val="Plain Text Char"/>
    <w:basedOn w:val="DefaultParagraphFont"/>
    <w:link w:val="PlainText"/>
    <w:rsid w:val="00325A2E"/>
    <w:rPr>
      <w:rFonts w:ascii="Calibri" w:eastAsia="Calibri" w:hAnsi="Calibri" w:cs="Calibri"/>
      <w:color w:val="000000"/>
      <w:sz w:val="22"/>
      <w:szCs w:val="22"/>
      <w:u w:color="000000"/>
      <w:bdr w:val="nil"/>
      <w:lang w:val="es-ES_tradnl"/>
    </w:rPr>
  </w:style>
  <w:style w:type="character" w:customStyle="1" w:styleId="Heading2Char">
    <w:name w:val="Heading 2 Char"/>
    <w:aliases w:val="EP Subhead Char"/>
    <w:basedOn w:val="DefaultParagraphFont"/>
    <w:link w:val="Heading2"/>
    <w:uiPriority w:val="9"/>
    <w:rsid w:val="00325A2E"/>
    <w:rPr>
      <w:rFonts w:ascii="Arial" w:eastAsia="Arial Unicode MS" w:hAnsi="Arial"/>
      <w:b/>
      <w:bCs/>
      <w:sz w:val="22"/>
      <w:szCs w:val="22"/>
      <w:bdr w:val="nil"/>
    </w:rPr>
  </w:style>
  <w:style w:type="paragraph" w:customStyle="1" w:styleId="HeaderFooter">
    <w:name w:val="Header &amp; Footer"/>
    <w:rsid w:val="00325A2E"/>
    <w:pPr>
      <w:pBdr>
        <w:top w:val="nil"/>
        <w:left w:val="nil"/>
        <w:bottom w:val="nil"/>
        <w:right w:val="nil"/>
        <w:between w:val="nil"/>
        <w:bar w:val="nil"/>
      </w:pBdr>
      <w:tabs>
        <w:tab w:val="right" w:pos="9020"/>
      </w:tabs>
    </w:pPr>
    <w:rPr>
      <w:rFonts w:ascii="Helvetica" w:eastAsia="Arial Unicode MS" w:hAnsi="Helvetica" w:cs="Arial Unicode MS"/>
      <w:color w:val="000000"/>
      <w:sz w:val="24"/>
      <w:szCs w:val="24"/>
      <w:bdr w:val="nil"/>
    </w:rPr>
  </w:style>
  <w:style w:type="character" w:customStyle="1" w:styleId="Heading3Char">
    <w:name w:val="Heading 3 Char"/>
    <w:aliases w:val="Sub heading Char"/>
    <w:basedOn w:val="DefaultParagraphFont"/>
    <w:link w:val="Heading3"/>
    <w:uiPriority w:val="9"/>
    <w:rsid w:val="00325A2E"/>
    <w:rPr>
      <w:rFonts w:ascii="Arial" w:eastAsia="Arial Unicode MS" w:hAnsi="Arial"/>
      <w:b/>
      <w:bCs/>
      <w:sz w:val="22"/>
      <w:szCs w:val="22"/>
      <w:bdr w:val="nil"/>
    </w:rPr>
  </w:style>
  <w:style w:type="character" w:customStyle="1" w:styleId="CommentTextChar">
    <w:name w:val="Comment Text Char"/>
    <w:basedOn w:val="DefaultParagraphFont"/>
    <w:link w:val="CommentText"/>
    <w:uiPriority w:val="99"/>
    <w:semiHidden/>
    <w:rsid w:val="00325A2E"/>
    <w:rPr>
      <w:rFonts w:eastAsia="Arial Unicode MS"/>
      <w:sz w:val="24"/>
      <w:szCs w:val="24"/>
      <w:bdr w:val="nil"/>
    </w:rPr>
  </w:style>
  <w:style w:type="paragraph" w:customStyle="1" w:styleId="Default">
    <w:name w:val="Default"/>
    <w:rsid w:val="00325A2E"/>
    <w:pPr>
      <w:pBdr>
        <w:top w:val="nil"/>
        <w:left w:val="nil"/>
        <w:bottom w:val="nil"/>
        <w:right w:val="nil"/>
        <w:between w:val="nil"/>
        <w:bar w:val="nil"/>
      </w:pBdr>
    </w:pPr>
    <w:rPr>
      <w:rFonts w:ascii="Helvetica" w:eastAsia="Helvetica" w:hAnsi="Helvetica" w:cs="Helvetica"/>
      <w:color w:val="000000"/>
      <w:sz w:val="22"/>
      <w:szCs w:val="22"/>
      <w:bdr w:val="nil"/>
    </w:rPr>
  </w:style>
  <w:style w:type="paragraph" w:customStyle="1" w:styleId="CaptionFigure">
    <w:name w:val="Caption/Figure"/>
    <w:basedOn w:val="NoSpacing"/>
    <w:autoRedefine/>
    <w:qFormat/>
    <w:rsid w:val="00325A2E"/>
    <w:rPr>
      <w:noProof/>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325A2E"/>
    <w:pPr>
      <w:pBdr>
        <w:top w:val="nil"/>
        <w:left w:val="nil"/>
        <w:bottom w:val="nil"/>
        <w:right w:val="nil"/>
        <w:between w:val="nil"/>
        <w:bar w:val="nil"/>
      </w:pBdr>
    </w:pPr>
    <w:rPr>
      <w:rFonts w:eastAsia="Arial Unicode MS"/>
      <w:sz w:val="24"/>
      <w:szCs w:val="24"/>
      <w:bdr w:val="nil"/>
    </w:rPr>
  </w:style>
  <w:style w:type="paragraph" w:styleId="Heading1">
    <w:name w:val="heading 1"/>
    <w:aliases w:val="EP Main Heading"/>
    <w:basedOn w:val="PlainText"/>
    <w:next w:val="Normal"/>
    <w:link w:val="Heading1Char"/>
    <w:uiPriority w:val="9"/>
    <w:qFormat/>
    <w:rsid w:val="00325A2E"/>
    <w:pPr>
      <w:outlineLvl w:val="0"/>
    </w:pPr>
    <w:rPr>
      <w:rFonts w:ascii="Arial" w:hAnsi="Arial"/>
      <w:b/>
      <w:bCs/>
      <w:caps/>
    </w:rPr>
  </w:style>
  <w:style w:type="paragraph" w:styleId="Heading2">
    <w:name w:val="heading 2"/>
    <w:aliases w:val="EP Subhead"/>
    <w:basedOn w:val="Normal"/>
    <w:next w:val="Normal"/>
    <w:link w:val="Heading2Char"/>
    <w:uiPriority w:val="9"/>
    <w:unhideWhenUsed/>
    <w:qFormat/>
    <w:rsid w:val="00325A2E"/>
    <w:pPr>
      <w:outlineLvl w:val="1"/>
    </w:pPr>
    <w:rPr>
      <w:rFonts w:ascii="Arial" w:hAnsi="Arial"/>
      <w:b/>
      <w:bCs/>
      <w:sz w:val="22"/>
      <w:szCs w:val="22"/>
    </w:rPr>
  </w:style>
  <w:style w:type="paragraph" w:styleId="Heading3">
    <w:name w:val="heading 3"/>
    <w:aliases w:val="Sub heading"/>
    <w:basedOn w:val="Heading2"/>
    <w:next w:val="Normal"/>
    <w:link w:val="Heading3Char"/>
    <w:uiPriority w:val="9"/>
    <w:unhideWhenUsed/>
    <w:qFormat/>
    <w:rsid w:val="00325A2E"/>
    <w:pPr>
      <w:outlineLvl w:val="2"/>
    </w:pPr>
  </w:style>
  <w:style w:type="paragraph" w:styleId="Heading4">
    <w:name w:val="heading 4"/>
    <w:basedOn w:val="Normal"/>
    <w:next w:val="Normal"/>
    <w:qFormat/>
    <w:pPr>
      <w:keepNext/>
      <w:spacing w:before="240" w:after="60"/>
      <w:outlineLvl w:val="3"/>
    </w:pPr>
    <w:rPr>
      <w:rFonts w:ascii="Arial" w:hAnsi="Arial" w:cs="Arial"/>
      <w:b/>
      <w:bCs/>
    </w:rPr>
  </w:style>
  <w:style w:type="paragraph" w:styleId="Heading5">
    <w:name w:val="heading 5"/>
    <w:basedOn w:val="Normal"/>
    <w:next w:val="Normal"/>
    <w:qFormat/>
    <w:pPr>
      <w:spacing w:before="240" w:after="60"/>
      <w:outlineLvl w:val="4"/>
    </w:pPr>
    <w:rPr>
      <w:rFonts w:cs="Times"/>
      <w:sz w:val="22"/>
      <w:szCs w:val="22"/>
    </w:rPr>
  </w:style>
  <w:style w:type="paragraph" w:styleId="Heading6">
    <w:name w:val="heading 6"/>
    <w:basedOn w:val="Normal"/>
    <w:next w:val="Normal"/>
    <w:qFormat/>
    <w:pPr>
      <w:spacing w:before="240" w:after="60"/>
      <w:outlineLvl w:val="5"/>
    </w:pPr>
    <w:rPr>
      <w:rFonts w:cs="Times"/>
      <w:i/>
      <w:iCs/>
      <w:sz w:val="22"/>
      <w:szCs w:val="22"/>
    </w:rPr>
  </w:style>
  <w:style w:type="paragraph" w:styleId="Heading7">
    <w:name w:val="heading 7"/>
    <w:basedOn w:val="Normal"/>
    <w:next w:val="Normal"/>
    <w:qFormat/>
    <w:pPr>
      <w:spacing w:before="240" w:after="60"/>
      <w:outlineLvl w:val="6"/>
    </w:pPr>
    <w:rPr>
      <w:rFonts w:ascii="Arial" w:hAnsi="Arial" w:cs="Arial"/>
      <w:sz w:val="20"/>
      <w:szCs w:val="20"/>
    </w:rPr>
  </w:style>
  <w:style w:type="paragraph" w:styleId="Heading8">
    <w:name w:val="heading 8"/>
    <w:basedOn w:val="Normal"/>
    <w:next w:val="Normal"/>
    <w:qFormat/>
    <w:pPr>
      <w:spacing w:before="240" w:after="60"/>
      <w:outlineLvl w:val="7"/>
    </w:pPr>
    <w:rPr>
      <w:rFonts w:ascii="Arial" w:hAnsi="Arial" w:cs="Arial"/>
      <w:i/>
      <w:iCs/>
      <w:sz w:val="20"/>
      <w:szCs w:val="20"/>
    </w:rPr>
  </w:style>
  <w:style w:type="paragraph" w:styleId="Heading9">
    <w:name w:val="heading 9"/>
    <w:basedOn w:val="Normal"/>
    <w:next w:val="Normal"/>
    <w:qFormat/>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rsid w:val="00325A2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5A2E"/>
  </w:style>
  <w:style w:type="paragraph" w:customStyle="1" w:styleId="checkbox">
    <w:name w:val="checkbox"/>
    <w:basedOn w:val="Normal"/>
    <w:pPr>
      <w:pBdr>
        <w:top w:val="single" w:sz="6" w:space="0" w:color="auto"/>
        <w:left w:val="single" w:sz="6" w:space="0" w:color="auto"/>
        <w:bottom w:val="single" w:sz="6" w:space="0" w:color="auto"/>
        <w:right w:val="single" w:sz="6" w:space="0" w:color="auto"/>
      </w:pBdr>
      <w:jc w:val="center"/>
    </w:pPr>
    <w:rPr>
      <w:rFonts w:cs="Times"/>
      <w:noProof/>
      <w:color w:val="0000FF"/>
      <w:sz w:val="18"/>
      <w:szCs w:val="18"/>
    </w:rPr>
  </w:style>
  <w:style w:type="paragraph" w:styleId="BlockText">
    <w:name w:val="Block Text"/>
    <w:basedOn w:val="Normal"/>
    <w:pPr>
      <w:spacing w:after="120"/>
      <w:ind w:left="1440" w:right="1440"/>
    </w:pPr>
    <w:rPr>
      <w:rFonts w:cs="Times"/>
    </w:rPr>
  </w:style>
  <w:style w:type="paragraph" w:styleId="BodyText">
    <w:name w:val="Body Text"/>
    <w:basedOn w:val="Normal"/>
    <w:pPr>
      <w:spacing w:after="120"/>
    </w:pPr>
    <w:rPr>
      <w:rFonts w:cs="Times"/>
    </w:rPr>
  </w:style>
  <w:style w:type="paragraph" w:styleId="BodyTextIndent">
    <w:name w:val="Body Text Indent"/>
    <w:basedOn w:val="Normal"/>
    <w:rPr>
      <w:rFonts w:ascii="Arial" w:hAnsi="Arial" w:cs="Arial"/>
      <w:sz w:val="22"/>
      <w:szCs w:val="22"/>
    </w:rPr>
  </w:style>
  <w:style w:type="paragraph" w:styleId="BodyText3">
    <w:name w:val="Body Text 3"/>
    <w:basedOn w:val="Normal"/>
    <w:pPr>
      <w:spacing w:after="120"/>
    </w:pPr>
    <w:rPr>
      <w:rFonts w:cs="Times"/>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rPr>
      <w:rFonts w:ascii="Times" w:hAnsi="Times" w:cs="Times"/>
      <w:sz w:val="24"/>
      <w:szCs w:val="24"/>
    </w:rPr>
  </w:style>
  <w:style w:type="paragraph" w:styleId="BodyTextIndent2">
    <w:name w:val="Body Text Indent 2"/>
    <w:basedOn w:val="Normal"/>
    <w:pPr>
      <w:spacing w:after="120" w:line="480" w:lineRule="auto"/>
      <w:ind w:left="360"/>
    </w:pPr>
    <w:rPr>
      <w:rFonts w:cs="Times"/>
    </w:rPr>
  </w:style>
  <w:style w:type="paragraph" w:styleId="BodyTextIndent3">
    <w:name w:val="Body Text Indent 3"/>
    <w:basedOn w:val="Normal"/>
    <w:pPr>
      <w:spacing w:after="120"/>
      <w:ind w:left="360"/>
    </w:pPr>
    <w:rPr>
      <w:rFonts w:cs="Times"/>
      <w:sz w:val="16"/>
      <w:szCs w:val="16"/>
    </w:rPr>
  </w:style>
  <w:style w:type="paragraph" w:styleId="Caption">
    <w:name w:val="caption"/>
    <w:basedOn w:val="Normal"/>
    <w:next w:val="Normal"/>
    <w:qFormat/>
    <w:pPr>
      <w:spacing w:before="120" w:after="120"/>
    </w:pPr>
    <w:rPr>
      <w:rFonts w:cs="Times"/>
      <w:b/>
      <w:bCs/>
    </w:rPr>
  </w:style>
  <w:style w:type="paragraph" w:styleId="Closing">
    <w:name w:val="Closing"/>
    <w:basedOn w:val="Normal"/>
    <w:pPr>
      <w:ind w:left="4320"/>
    </w:pPr>
    <w:rPr>
      <w:rFonts w:cs="Times"/>
    </w:rPr>
  </w:style>
  <w:style w:type="paragraph" w:styleId="CommentText">
    <w:name w:val="annotation text"/>
    <w:basedOn w:val="Normal"/>
    <w:link w:val="CommentTextChar"/>
    <w:uiPriority w:val="99"/>
    <w:semiHidden/>
    <w:unhideWhenUsed/>
    <w:rsid w:val="00325A2E"/>
  </w:style>
  <w:style w:type="paragraph" w:styleId="Date">
    <w:name w:val="Date"/>
    <w:basedOn w:val="Normal"/>
    <w:next w:val="Normal"/>
    <w:rPr>
      <w:rFonts w:cs="Times"/>
    </w:rPr>
  </w:style>
  <w:style w:type="paragraph" w:styleId="DocumentMap">
    <w:name w:val="Document Map"/>
    <w:basedOn w:val="Normal"/>
    <w:semiHidden/>
    <w:pPr>
      <w:shd w:val="clear" w:color="auto" w:fill="000080"/>
    </w:pPr>
    <w:rPr>
      <w:rFonts w:ascii="Tahoma" w:hAnsi="Tahoma" w:cs="Tahoma"/>
    </w:rPr>
  </w:style>
  <w:style w:type="paragraph" w:styleId="EndnoteText">
    <w:name w:val="endnote text"/>
    <w:basedOn w:val="Normal"/>
    <w:semiHidden/>
    <w:rPr>
      <w:rFonts w:cs="Times"/>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er">
    <w:name w:val="footer"/>
    <w:basedOn w:val="Normal"/>
    <w:pPr>
      <w:tabs>
        <w:tab w:val="center" w:pos="4320"/>
        <w:tab w:val="right" w:pos="8640"/>
      </w:tabs>
    </w:pPr>
    <w:rPr>
      <w:rFonts w:cs="Times"/>
    </w:rPr>
  </w:style>
  <w:style w:type="paragraph" w:styleId="FootnoteText">
    <w:name w:val="footnote text"/>
    <w:basedOn w:val="Normal"/>
    <w:semiHidden/>
    <w:rPr>
      <w:rFonts w:cs="Times"/>
      <w:sz w:val="20"/>
      <w:szCs w:val="20"/>
    </w:rPr>
  </w:style>
  <w:style w:type="paragraph" w:styleId="Header">
    <w:name w:val="header"/>
    <w:basedOn w:val="Normal"/>
    <w:pPr>
      <w:tabs>
        <w:tab w:val="center" w:pos="4320"/>
        <w:tab w:val="right" w:pos="8640"/>
      </w:tabs>
    </w:pPr>
    <w:rPr>
      <w:rFonts w:cs="Times"/>
    </w:rPr>
  </w:style>
  <w:style w:type="paragraph" w:styleId="Index1">
    <w:name w:val="index 1"/>
    <w:basedOn w:val="Normal"/>
    <w:next w:val="Normal"/>
    <w:autoRedefine/>
    <w:semiHidden/>
    <w:pPr>
      <w:ind w:left="240" w:hanging="240"/>
    </w:pPr>
    <w:rPr>
      <w:rFonts w:cs="Times"/>
    </w:rPr>
  </w:style>
  <w:style w:type="paragraph" w:styleId="Index2">
    <w:name w:val="index 2"/>
    <w:basedOn w:val="Normal"/>
    <w:next w:val="Normal"/>
    <w:autoRedefine/>
    <w:semiHidden/>
    <w:pPr>
      <w:ind w:left="480" w:hanging="240"/>
    </w:pPr>
    <w:rPr>
      <w:rFonts w:cs="Times"/>
    </w:rPr>
  </w:style>
  <w:style w:type="paragraph" w:styleId="Index3">
    <w:name w:val="index 3"/>
    <w:basedOn w:val="Normal"/>
    <w:next w:val="Normal"/>
    <w:autoRedefine/>
    <w:semiHidden/>
    <w:pPr>
      <w:ind w:left="720" w:hanging="240"/>
    </w:pPr>
    <w:rPr>
      <w:rFonts w:cs="Times"/>
    </w:rPr>
  </w:style>
  <w:style w:type="paragraph" w:styleId="Index4">
    <w:name w:val="index 4"/>
    <w:basedOn w:val="Normal"/>
    <w:next w:val="Normal"/>
    <w:autoRedefine/>
    <w:semiHidden/>
    <w:pPr>
      <w:ind w:left="960" w:hanging="240"/>
    </w:pPr>
    <w:rPr>
      <w:rFonts w:cs="Times"/>
    </w:rPr>
  </w:style>
  <w:style w:type="paragraph" w:styleId="Index5">
    <w:name w:val="index 5"/>
    <w:basedOn w:val="Normal"/>
    <w:next w:val="Normal"/>
    <w:autoRedefine/>
    <w:semiHidden/>
    <w:pPr>
      <w:ind w:left="1200" w:hanging="240"/>
    </w:pPr>
    <w:rPr>
      <w:rFonts w:cs="Times"/>
    </w:rPr>
  </w:style>
  <w:style w:type="paragraph" w:styleId="Index6">
    <w:name w:val="index 6"/>
    <w:basedOn w:val="Normal"/>
    <w:next w:val="Normal"/>
    <w:autoRedefine/>
    <w:semiHidden/>
    <w:pPr>
      <w:ind w:left="1440" w:hanging="240"/>
    </w:pPr>
    <w:rPr>
      <w:rFonts w:cs="Times"/>
    </w:rPr>
  </w:style>
  <w:style w:type="paragraph" w:styleId="Index7">
    <w:name w:val="index 7"/>
    <w:basedOn w:val="Normal"/>
    <w:next w:val="Normal"/>
    <w:autoRedefine/>
    <w:semiHidden/>
    <w:pPr>
      <w:ind w:left="1680" w:hanging="240"/>
    </w:pPr>
    <w:rPr>
      <w:rFonts w:cs="Times"/>
    </w:rPr>
  </w:style>
  <w:style w:type="paragraph" w:styleId="Index8">
    <w:name w:val="index 8"/>
    <w:basedOn w:val="Normal"/>
    <w:next w:val="Normal"/>
    <w:autoRedefine/>
    <w:semiHidden/>
    <w:pPr>
      <w:ind w:left="1920" w:hanging="240"/>
    </w:pPr>
    <w:rPr>
      <w:rFonts w:cs="Times"/>
    </w:rPr>
  </w:style>
  <w:style w:type="paragraph" w:styleId="Index9">
    <w:name w:val="index 9"/>
    <w:basedOn w:val="Normal"/>
    <w:next w:val="Normal"/>
    <w:autoRedefine/>
    <w:semiHidden/>
    <w:pPr>
      <w:ind w:left="2160" w:hanging="240"/>
    </w:pPr>
    <w:rPr>
      <w:rFonts w:cs="Times"/>
    </w:r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rPr>
      <w:rFonts w:cs="Times"/>
    </w:rPr>
  </w:style>
  <w:style w:type="paragraph" w:styleId="List2">
    <w:name w:val="List 2"/>
    <w:basedOn w:val="Normal"/>
    <w:pPr>
      <w:ind w:left="720" w:hanging="360"/>
    </w:pPr>
    <w:rPr>
      <w:rFonts w:cs="Times"/>
    </w:rPr>
  </w:style>
  <w:style w:type="paragraph" w:styleId="List3">
    <w:name w:val="List 3"/>
    <w:basedOn w:val="Normal"/>
    <w:pPr>
      <w:ind w:left="1080" w:hanging="360"/>
    </w:pPr>
    <w:rPr>
      <w:rFonts w:cs="Times"/>
    </w:rPr>
  </w:style>
  <w:style w:type="paragraph" w:styleId="List4">
    <w:name w:val="List 4"/>
    <w:basedOn w:val="Normal"/>
    <w:pPr>
      <w:ind w:left="1440" w:hanging="360"/>
    </w:pPr>
    <w:rPr>
      <w:rFonts w:cs="Times"/>
    </w:rPr>
  </w:style>
  <w:style w:type="paragraph" w:styleId="List5">
    <w:name w:val="List 5"/>
    <w:basedOn w:val="Normal"/>
    <w:pPr>
      <w:ind w:left="1800" w:hanging="360"/>
    </w:pPr>
    <w:rPr>
      <w:rFonts w:cs="Times"/>
    </w:rPr>
  </w:style>
  <w:style w:type="paragraph" w:styleId="ListBullet">
    <w:name w:val="List Bullet"/>
    <w:basedOn w:val="Normal"/>
    <w:autoRedefine/>
    <w:pPr>
      <w:numPr>
        <w:numId w:val="1"/>
      </w:numPr>
    </w:pPr>
    <w:rPr>
      <w:rFonts w:cs="Times"/>
    </w:rPr>
  </w:style>
  <w:style w:type="paragraph" w:styleId="ListBullet2">
    <w:name w:val="List Bullet 2"/>
    <w:basedOn w:val="Normal"/>
    <w:autoRedefine/>
    <w:pPr>
      <w:numPr>
        <w:numId w:val="2"/>
      </w:numPr>
    </w:pPr>
    <w:rPr>
      <w:rFonts w:cs="Times"/>
    </w:rPr>
  </w:style>
  <w:style w:type="paragraph" w:styleId="ListBullet3">
    <w:name w:val="List Bullet 3"/>
    <w:basedOn w:val="Normal"/>
    <w:autoRedefine/>
    <w:pPr>
      <w:numPr>
        <w:numId w:val="3"/>
      </w:numPr>
    </w:pPr>
    <w:rPr>
      <w:rFonts w:cs="Times"/>
    </w:rPr>
  </w:style>
  <w:style w:type="paragraph" w:styleId="ListBullet4">
    <w:name w:val="List Bullet 4"/>
    <w:basedOn w:val="Normal"/>
    <w:autoRedefine/>
    <w:pPr>
      <w:numPr>
        <w:numId w:val="4"/>
      </w:numPr>
    </w:pPr>
    <w:rPr>
      <w:rFonts w:cs="Times"/>
    </w:rPr>
  </w:style>
  <w:style w:type="paragraph" w:styleId="ListBullet5">
    <w:name w:val="List Bullet 5"/>
    <w:basedOn w:val="Normal"/>
    <w:autoRedefine/>
    <w:pPr>
      <w:numPr>
        <w:numId w:val="5"/>
      </w:numPr>
    </w:pPr>
    <w:rPr>
      <w:rFonts w:cs="Times"/>
    </w:rPr>
  </w:style>
  <w:style w:type="paragraph" w:styleId="ListContinue">
    <w:name w:val="List Continue"/>
    <w:basedOn w:val="Normal"/>
    <w:pPr>
      <w:spacing w:after="120"/>
      <w:ind w:left="360"/>
    </w:pPr>
    <w:rPr>
      <w:rFonts w:cs="Times"/>
    </w:rPr>
  </w:style>
  <w:style w:type="paragraph" w:styleId="ListContinue2">
    <w:name w:val="List Continue 2"/>
    <w:basedOn w:val="Normal"/>
    <w:pPr>
      <w:spacing w:after="120"/>
      <w:ind w:left="720"/>
    </w:pPr>
    <w:rPr>
      <w:rFonts w:cs="Times"/>
    </w:rPr>
  </w:style>
  <w:style w:type="paragraph" w:styleId="ListContinue3">
    <w:name w:val="List Continue 3"/>
    <w:basedOn w:val="Normal"/>
    <w:pPr>
      <w:spacing w:after="120"/>
      <w:ind w:left="1080"/>
    </w:pPr>
    <w:rPr>
      <w:rFonts w:cs="Times"/>
    </w:rPr>
  </w:style>
  <w:style w:type="paragraph" w:styleId="ListContinue4">
    <w:name w:val="List Continue 4"/>
    <w:basedOn w:val="Normal"/>
    <w:pPr>
      <w:spacing w:after="120"/>
      <w:ind w:left="1440"/>
    </w:pPr>
    <w:rPr>
      <w:rFonts w:cs="Times"/>
    </w:rPr>
  </w:style>
  <w:style w:type="paragraph" w:styleId="ListContinue5">
    <w:name w:val="List Continue 5"/>
    <w:basedOn w:val="Normal"/>
    <w:pPr>
      <w:spacing w:after="120"/>
      <w:ind w:left="1800"/>
    </w:pPr>
    <w:rPr>
      <w:rFonts w:cs="Times"/>
    </w:rPr>
  </w:style>
  <w:style w:type="paragraph" w:styleId="ListNumber">
    <w:name w:val="List Number"/>
    <w:basedOn w:val="Normal"/>
    <w:pPr>
      <w:numPr>
        <w:numId w:val="6"/>
      </w:numPr>
    </w:pPr>
    <w:rPr>
      <w:rFonts w:cs="Times"/>
    </w:rPr>
  </w:style>
  <w:style w:type="paragraph" w:styleId="ListNumber2">
    <w:name w:val="List Number 2"/>
    <w:basedOn w:val="Normal"/>
    <w:pPr>
      <w:numPr>
        <w:numId w:val="7"/>
      </w:numPr>
    </w:pPr>
    <w:rPr>
      <w:rFonts w:cs="Times"/>
    </w:rPr>
  </w:style>
  <w:style w:type="paragraph" w:styleId="ListNumber3">
    <w:name w:val="List Number 3"/>
    <w:basedOn w:val="Normal"/>
    <w:pPr>
      <w:numPr>
        <w:numId w:val="8"/>
      </w:numPr>
    </w:pPr>
    <w:rPr>
      <w:rFonts w:cs="Times"/>
    </w:rPr>
  </w:style>
  <w:style w:type="paragraph" w:styleId="ListNumber4">
    <w:name w:val="List Number 4"/>
    <w:basedOn w:val="Normal"/>
    <w:pPr>
      <w:numPr>
        <w:numId w:val="9"/>
      </w:numPr>
    </w:pPr>
    <w:rPr>
      <w:rFonts w:cs="Times"/>
    </w:rPr>
  </w:style>
  <w:style w:type="paragraph" w:styleId="ListNumber5">
    <w:name w:val="List Number 5"/>
    <w:basedOn w:val="Normal"/>
    <w:pPr>
      <w:numPr>
        <w:numId w:val="10"/>
      </w:numPr>
    </w:pPr>
    <w:rPr>
      <w:rFonts w:cs="Time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autoSpaceDE w:val="0"/>
      <w:autoSpaceDN w:val="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Indent">
    <w:name w:val="Normal Indent"/>
    <w:basedOn w:val="Normal"/>
    <w:pPr>
      <w:ind w:left="720"/>
    </w:pPr>
    <w:rPr>
      <w:rFonts w:cs="Times"/>
    </w:rPr>
  </w:style>
  <w:style w:type="paragraph" w:styleId="NoteHeading">
    <w:name w:val="Note Heading"/>
    <w:basedOn w:val="Normal"/>
    <w:next w:val="Normal"/>
    <w:rPr>
      <w:rFonts w:cs="Times"/>
    </w:rPr>
  </w:style>
  <w:style w:type="paragraph" w:styleId="PlainText">
    <w:name w:val="Plain Text"/>
    <w:link w:val="PlainTextChar"/>
    <w:rsid w:val="00325A2E"/>
    <w:pPr>
      <w:pBdr>
        <w:top w:val="nil"/>
        <w:left w:val="nil"/>
        <w:bottom w:val="nil"/>
        <w:right w:val="nil"/>
        <w:between w:val="nil"/>
        <w:bar w:val="nil"/>
      </w:pBdr>
    </w:pPr>
    <w:rPr>
      <w:rFonts w:ascii="Calibri" w:eastAsia="Calibri" w:hAnsi="Calibri" w:cs="Calibri"/>
      <w:color w:val="000000"/>
      <w:sz w:val="22"/>
      <w:szCs w:val="22"/>
      <w:u w:color="000000"/>
      <w:bdr w:val="nil"/>
      <w:lang w:val="es-ES_tradnl"/>
    </w:rPr>
  </w:style>
  <w:style w:type="paragraph" w:styleId="Salutation">
    <w:name w:val="Salutation"/>
    <w:basedOn w:val="Normal"/>
    <w:next w:val="Normal"/>
    <w:rPr>
      <w:rFonts w:cs="Times"/>
    </w:rPr>
  </w:style>
  <w:style w:type="paragraph" w:styleId="Signature">
    <w:name w:val="Signature"/>
    <w:basedOn w:val="Normal"/>
    <w:pPr>
      <w:ind w:left="4320"/>
    </w:pPr>
    <w:rPr>
      <w:rFonts w:cs="Times"/>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rPr>
      <w:rFonts w:cs="Times"/>
    </w:rPr>
  </w:style>
  <w:style w:type="paragraph" w:styleId="TableofFigures">
    <w:name w:val="table of figures"/>
    <w:basedOn w:val="Normal"/>
    <w:next w:val="Normal"/>
    <w:semiHidden/>
    <w:pPr>
      <w:ind w:left="480" w:hanging="480"/>
    </w:pPr>
    <w:rPr>
      <w:rFonts w:cs="Time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rPr>
      <w:rFonts w:cs="Times"/>
    </w:rPr>
  </w:style>
  <w:style w:type="paragraph" w:styleId="TOC2">
    <w:name w:val="toc 2"/>
    <w:basedOn w:val="Normal"/>
    <w:next w:val="Normal"/>
    <w:autoRedefine/>
    <w:semiHidden/>
    <w:pPr>
      <w:ind w:left="240"/>
    </w:pPr>
    <w:rPr>
      <w:rFonts w:cs="Times"/>
    </w:rPr>
  </w:style>
  <w:style w:type="paragraph" w:styleId="TOC3">
    <w:name w:val="toc 3"/>
    <w:basedOn w:val="Normal"/>
    <w:next w:val="Normal"/>
    <w:autoRedefine/>
    <w:semiHidden/>
    <w:pPr>
      <w:ind w:left="480"/>
    </w:pPr>
    <w:rPr>
      <w:rFonts w:cs="Times"/>
    </w:rPr>
  </w:style>
  <w:style w:type="paragraph" w:styleId="TOC4">
    <w:name w:val="toc 4"/>
    <w:basedOn w:val="Normal"/>
    <w:next w:val="Normal"/>
    <w:autoRedefine/>
    <w:semiHidden/>
    <w:pPr>
      <w:ind w:left="720"/>
    </w:pPr>
    <w:rPr>
      <w:rFonts w:cs="Times"/>
    </w:rPr>
  </w:style>
  <w:style w:type="paragraph" w:styleId="TOC5">
    <w:name w:val="toc 5"/>
    <w:basedOn w:val="Normal"/>
    <w:next w:val="Normal"/>
    <w:autoRedefine/>
    <w:semiHidden/>
    <w:pPr>
      <w:ind w:left="960"/>
    </w:pPr>
    <w:rPr>
      <w:rFonts w:cs="Times"/>
    </w:rPr>
  </w:style>
  <w:style w:type="paragraph" w:styleId="TOC6">
    <w:name w:val="toc 6"/>
    <w:basedOn w:val="Normal"/>
    <w:next w:val="Normal"/>
    <w:autoRedefine/>
    <w:semiHidden/>
    <w:pPr>
      <w:ind w:left="1200"/>
    </w:pPr>
    <w:rPr>
      <w:rFonts w:cs="Times"/>
    </w:rPr>
  </w:style>
  <w:style w:type="paragraph" w:styleId="TOC7">
    <w:name w:val="toc 7"/>
    <w:basedOn w:val="Normal"/>
    <w:next w:val="Normal"/>
    <w:autoRedefine/>
    <w:semiHidden/>
    <w:pPr>
      <w:ind w:left="1440"/>
    </w:pPr>
    <w:rPr>
      <w:rFonts w:cs="Times"/>
    </w:rPr>
  </w:style>
  <w:style w:type="paragraph" w:styleId="TOC8">
    <w:name w:val="toc 8"/>
    <w:basedOn w:val="Normal"/>
    <w:next w:val="Normal"/>
    <w:autoRedefine/>
    <w:semiHidden/>
    <w:pPr>
      <w:ind w:left="1680"/>
    </w:pPr>
    <w:rPr>
      <w:rFonts w:cs="Times"/>
    </w:rPr>
  </w:style>
  <w:style w:type="paragraph" w:styleId="TOC9">
    <w:name w:val="toc 9"/>
    <w:basedOn w:val="Normal"/>
    <w:next w:val="Normal"/>
    <w:autoRedefine/>
    <w:semiHidden/>
    <w:pPr>
      <w:ind w:left="1920"/>
    </w:pPr>
    <w:rPr>
      <w:rFonts w:cs="Times"/>
    </w:rPr>
  </w:style>
  <w:style w:type="character" w:customStyle="1" w:styleId="SubheadinParagraph">
    <w:name w:val="Subhead in Paragraph"/>
    <w:basedOn w:val="DefaultParagraphFont"/>
  </w:style>
  <w:style w:type="paragraph" w:styleId="E-mailSignature">
    <w:name w:val="E-mail Signature"/>
    <w:basedOn w:val="Normal"/>
    <w:rPr>
      <w:rFonts w:cs="Times"/>
    </w:rPr>
  </w:style>
  <w:style w:type="paragraph" w:styleId="HTMLAddress">
    <w:name w:val="HTML Address"/>
    <w:basedOn w:val="Normal"/>
    <w:rPr>
      <w:rFonts w:cs="Times"/>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rPr>
      <w:rFonts w:cs="Times"/>
    </w:rPr>
  </w:style>
  <w:style w:type="paragraph" w:customStyle="1" w:styleId="H6">
    <w:name w:val="H6"/>
    <w:basedOn w:val="Normal"/>
    <w:next w:val="Normal"/>
    <w:pPr>
      <w:widowControl w:val="0"/>
      <w:snapToGrid w:val="0"/>
      <w:spacing w:before="100"/>
      <w:outlineLvl w:val="6"/>
    </w:pPr>
    <w:rPr>
      <w:rFonts w:ascii="Arial" w:hAnsi="Arial" w:cs="Arial"/>
      <w:b/>
      <w:bCs/>
      <w:sz w:val="20"/>
      <w:szCs w:val="20"/>
    </w:rPr>
  </w:style>
  <w:style w:type="paragraph" w:customStyle="1" w:styleId="Title2-Small">
    <w:name w:val="Title 2 - Small"/>
    <w:next w:val="Normal"/>
    <w:pPr>
      <w:autoSpaceDE w:val="0"/>
      <w:autoSpaceDN w:val="0"/>
      <w:jc w:val="center"/>
    </w:pPr>
    <w:rPr>
      <w:rFonts w:ascii="Helvetica" w:hAnsi="Helvetica" w:cs="Helvetica"/>
      <w:b/>
      <w:bCs/>
    </w:rPr>
  </w:style>
  <w:style w:type="character" w:styleId="CommentReference">
    <w:name w:val="annotation reference"/>
    <w:basedOn w:val="DefaultParagraphFont"/>
    <w:uiPriority w:val="99"/>
    <w:semiHidden/>
    <w:unhideWhenUsed/>
    <w:rsid w:val="00325A2E"/>
    <w:rPr>
      <w:sz w:val="18"/>
      <w:szCs w:val="18"/>
    </w:rPr>
  </w:style>
  <w:style w:type="paragraph" w:customStyle="1" w:styleId="QuickA">
    <w:name w:val="Quick A."/>
    <w:basedOn w:val="Normal"/>
    <w:pPr>
      <w:widowControl w:val="0"/>
      <w:numPr>
        <w:numId w:val="15"/>
      </w:numPr>
    </w:pPr>
    <w:rPr>
      <w:rFonts w:cs="Times"/>
    </w:rPr>
  </w:style>
  <w:style w:type="paragraph" w:customStyle="1" w:styleId="sbirtop">
    <w:name w:val="sbirtop"/>
    <w:basedOn w:val="Normal"/>
    <w:pPr>
      <w:tabs>
        <w:tab w:val="num" w:pos="1440"/>
        <w:tab w:val="num" w:pos="1800"/>
      </w:tabs>
      <w:spacing w:before="100" w:after="240"/>
      <w:ind w:left="1440" w:hanging="720"/>
    </w:pPr>
    <w:rPr>
      <w:rFonts w:cs="Times"/>
    </w:rPr>
  </w:style>
  <w:style w:type="paragraph" w:customStyle="1" w:styleId="ReminderList1">
    <w:name w:val="Reminder List 1"/>
    <w:basedOn w:val="Normal"/>
    <w:pPr>
      <w:numPr>
        <w:numId w:val="13"/>
      </w:numPr>
      <w:tabs>
        <w:tab w:val="left" w:pos="360"/>
      </w:tabs>
      <w:spacing w:after="120" w:line="260" w:lineRule="atLeast"/>
    </w:pPr>
    <w:rPr>
      <w:rFonts w:ascii="Helvetica" w:hAnsi="Helvetica" w:cs="Helvetica"/>
      <w:b/>
      <w:bCs/>
      <w:color w:val="000000"/>
      <w:sz w:val="22"/>
      <w:szCs w:val="22"/>
    </w:rPr>
  </w:style>
  <w:style w:type="paragraph" w:customStyle="1" w:styleId="ReminderList2">
    <w:name w:val="Reminder List 2"/>
    <w:basedOn w:val="Normal"/>
    <w:pPr>
      <w:numPr>
        <w:numId w:val="12"/>
      </w:numPr>
      <w:tabs>
        <w:tab w:val="clear" w:pos="360"/>
        <w:tab w:val="left" w:pos="720"/>
      </w:tabs>
      <w:spacing w:after="60" w:line="260" w:lineRule="atLeast"/>
      <w:ind w:left="749"/>
    </w:pPr>
    <w:rPr>
      <w:rFonts w:ascii="Helvetica" w:hAnsi="Helvetica" w:cs="Helvetica"/>
      <w:color w:val="000000"/>
      <w:sz w:val="22"/>
      <w:szCs w:val="22"/>
    </w:rPr>
  </w:style>
  <w:style w:type="paragraph" w:customStyle="1" w:styleId="ReminderList3">
    <w:name w:val="Reminder List 3"/>
    <w:basedOn w:val="Normal"/>
    <w:pPr>
      <w:numPr>
        <w:numId w:val="14"/>
      </w:numPr>
      <w:tabs>
        <w:tab w:val="clear" w:pos="360"/>
        <w:tab w:val="left" w:pos="1080"/>
      </w:tabs>
      <w:spacing w:after="60"/>
      <w:ind w:left="1080"/>
    </w:pPr>
    <w:rPr>
      <w:rFonts w:ascii="Helvetica" w:hAnsi="Helvetica" w:cs="Helvetica"/>
      <w:sz w:val="22"/>
      <w:szCs w:val="22"/>
    </w:rPr>
  </w:style>
  <w:style w:type="character" w:styleId="Hyperlink">
    <w:name w:val="Hyperlink"/>
    <w:rsid w:val="00325A2E"/>
    <w:rPr>
      <w:u w:val="single"/>
    </w:rPr>
  </w:style>
  <w:style w:type="paragraph" w:customStyle="1" w:styleId="DataField10pt">
    <w:name w:val="Data Field 10pt"/>
    <w:basedOn w:val="Normal"/>
    <w:rPr>
      <w:rFonts w:ascii="Arial" w:hAnsi="Arial" w:cs="Arial"/>
      <w:sz w:val="20"/>
      <w:szCs w:val="20"/>
    </w:rPr>
  </w:style>
  <w:style w:type="paragraph" w:customStyle="1" w:styleId="DataField11pt-Single">
    <w:name w:val="Data Field 11pt-Single"/>
    <w:basedOn w:val="Normal"/>
    <w:rsid w:val="00925D28"/>
    <w:rPr>
      <w:rFonts w:ascii="Arial" w:hAnsi="Arial" w:cs="Arial"/>
      <w:sz w:val="22"/>
      <w:szCs w:val="20"/>
    </w:rPr>
  </w:style>
  <w:style w:type="paragraph" w:customStyle="1" w:styleId="FormFooter">
    <w:name w:val="Form Footer"/>
    <w:basedOn w:val="Normal"/>
    <w:pPr>
      <w:tabs>
        <w:tab w:val="center" w:pos="5328"/>
        <w:tab w:val="right" w:pos="10728"/>
      </w:tabs>
      <w:ind w:left="58"/>
    </w:pPr>
    <w:rPr>
      <w:rFonts w:ascii="Arial" w:hAnsi="Arial" w:cs="Arial"/>
      <w:sz w:val="16"/>
      <w:szCs w:val="16"/>
    </w:rPr>
  </w:style>
  <w:style w:type="character" w:styleId="PageNumber">
    <w:name w:val="page number"/>
    <w:basedOn w:val="DefaultParagraphFont"/>
    <w:rPr>
      <w:rFonts w:ascii="Arial" w:hAnsi="Arial"/>
      <w:sz w:val="20"/>
      <w:u w:val="single"/>
    </w:rPr>
  </w:style>
  <w:style w:type="paragraph" w:customStyle="1" w:styleId="PIHeader">
    <w:name w:val="PI Header"/>
    <w:basedOn w:val="Normal"/>
    <w:pPr>
      <w:spacing w:after="40"/>
      <w:ind w:left="864"/>
    </w:pPr>
    <w:rPr>
      <w:rFonts w:ascii="Arial" w:hAnsi="Arial" w:cs="Arial"/>
      <w:noProof/>
      <w:sz w:val="16"/>
      <w:szCs w:val="20"/>
    </w:rPr>
  </w:style>
  <w:style w:type="paragraph" w:customStyle="1" w:styleId="FormFooterBorder">
    <w:name w:val="FormFooter/Border"/>
    <w:basedOn w:val="Footer"/>
    <w:pPr>
      <w:pBdr>
        <w:top w:val="single" w:sz="6" w:space="1" w:color="auto"/>
      </w:pBdr>
      <w:tabs>
        <w:tab w:val="clear" w:pos="4320"/>
        <w:tab w:val="clear" w:pos="8640"/>
        <w:tab w:val="center" w:pos="5400"/>
        <w:tab w:val="right" w:pos="10800"/>
      </w:tabs>
    </w:pPr>
    <w:rPr>
      <w:rFonts w:ascii="Arial" w:hAnsi="Arial" w:cs="Arial"/>
      <w:sz w:val="16"/>
      <w:szCs w:val="16"/>
    </w:rPr>
  </w:style>
  <w:style w:type="paragraph" w:customStyle="1" w:styleId="Body">
    <w:name w:val="Body"/>
    <w:rsid w:val="00325A2E"/>
    <w:pPr>
      <w:pBdr>
        <w:top w:val="nil"/>
        <w:left w:val="nil"/>
        <w:bottom w:val="nil"/>
        <w:right w:val="nil"/>
        <w:between w:val="nil"/>
        <w:bar w:val="nil"/>
      </w:pBdr>
      <w:spacing w:after="200" w:line="276" w:lineRule="auto"/>
    </w:pPr>
    <w:rPr>
      <w:rFonts w:ascii="Calibri" w:eastAsia="Calibri" w:hAnsi="Calibri" w:cs="Calibri"/>
      <w:color w:val="000000"/>
      <w:sz w:val="22"/>
      <w:szCs w:val="22"/>
      <w:u w:color="000000"/>
      <w:bdr w:val="nil"/>
    </w:rPr>
  </w:style>
  <w:style w:type="paragraph" w:styleId="ListParagraph">
    <w:name w:val="List Paragraph"/>
    <w:basedOn w:val="Normal"/>
    <w:uiPriority w:val="34"/>
    <w:qFormat/>
    <w:rsid w:val="007A2036"/>
    <w:pPr>
      <w:ind w:left="720"/>
      <w:contextualSpacing/>
    </w:pPr>
  </w:style>
  <w:style w:type="paragraph" w:styleId="BalloonText">
    <w:name w:val="Balloon Text"/>
    <w:basedOn w:val="Normal"/>
    <w:link w:val="BalloonTextChar"/>
    <w:uiPriority w:val="99"/>
    <w:unhideWhenUsed/>
    <w:rsid w:val="00325A2E"/>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25A2E"/>
    <w:rPr>
      <w:rFonts w:ascii="Lucida Grande" w:eastAsia="Arial Unicode MS" w:hAnsi="Lucida Grande" w:cs="Lucida Grande"/>
      <w:sz w:val="18"/>
      <w:szCs w:val="18"/>
      <w:bdr w:val="nil"/>
    </w:rPr>
  </w:style>
  <w:style w:type="paragraph" w:styleId="NoSpacing">
    <w:name w:val="No Spacing"/>
    <w:aliases w:val="EP Normal Text"/>
    <w:basedOn w:val="Normal"/>
    <w:uiPriority w:val="1"/>
    <w:qFormat/>
    <w:rsid w:val="00325A2E"/>
    <w:rPr>
      <w:rFonts w:ascii="Arial" w:hAnsi="Arial"/>
      <w:sz w:val="22"/>
      <w:szCs w:val="22"/>
    </w:rPr>
  </w:style>
  <w:style w:type="character" w:customStyle="1" w:styleId="Heading1Char">
    <w:name w:val="Heading 1 Char"/>
    <w:aliases w:val="EP Main Heading Char"/>
    <w:basedOn w:val="DefaultParagraphFont"/>
    <w:link w:val="Heading1"/>
    <w:uiPriority w:val="9"/>
    <w:rsid w:val="00325A2E"/>
    <w:rPr>
      <w:rFonts w:ascii="Arial" w:eastAsia="Calibri" w:hAnsi="Arial" w:cs="Calibri"/>
      <w:b/>
      <w:bCs/>
      <w:caps/>
      <w:color w:val="000000"/>
      <w:sz w:val="22"/>
      <w:szCs w:val="22"/>
      <w:u w:color="000000"/>
      <w:bdr w:val="nil"/>
      <w:lang w:val="es-ES_tradnl"/>
    </w:rPr>
  </w:style>
  <w:style w:type="character" w:customStyle="1" w:styleId="PlainTextChar">
    <w:name w:val="Plain Text Char"/>
    <w:basedOn w:val="DefaultParagraphFont"/>
    <w:link w:val="PlainText"/>
    <w:rsid w:val="00325A2E"/>
    <w:rPr>
      <w:rFonts w:ascii="Calibri" w:eastAsia="Calibri" w:hAnsi="Calibri" w:cs="Calibri"/>
      <w:color w:val="000000"/>
      <w:sz w:val="22"/>
      <w:szCs w:val="22"/>
      <w:u w:color="000000"/>
      <w:bdr w:val="nil"/>
      <w:lang w:val="es-ES_tradnl"/>
    </w:rPr>
  </w:style>
  <w:style w:type="character" w:customStyle="1" w:styleId="Heading2Char">
    <w:name w:val="Heading 2 Char"/>
    <w:aliases w:val="EP Subhead Char"/>
    <w:basedOn w:val="DefaultParagraphFont"/>
    <w:link w:val="Heading2"/>
    <w:uiPriority w:val="9"/>
    <w:rsid w:val="00325A2E"/>
    <w:rPr>
      <w:rFonts w:ascii="Arial" w:eastAsia="Arial Unicode MS" w:hAnsi="Arial"/>
      <w:b/>
      <w:bCs/>
      <w:sz w:val="22"/>
      <w:szCs w:val="22"/>
      <w:bdr w:val="nil"/>
    </w:rPr>
  </w:style>
  <w:style w:type="paragraph" w:customStyle="1" w:styleId="HeaderFooter">
    <w:name w:val="Header &amp; Footer"/>
    <w:rsid w:val="00325A2E"/>
    <w:pPr>
      <w:pBdr>
        <w:top w:val="nil"/>
        <w:left w:val="nil"/>
        <w:bottom w:val="nil"/>
        <w:right w:val="nil"/>
        <w:between w:val="nil"/>
        <w:bar w:val="nil"/>
      </w:pBdr>
      <w:tabs>
        <w:tab w:val="right" w:pos="9020"/>
      </w:tabs>
    </w:pPr>
    <w:rPr>
      <w:rFonts w:ascii="Helvetica" w:eastAsia="Arial Unicode MS" w:hAnsi="Helvetica" w:cs="Arial Unicode MS"/>
      <w:color w:val="000000"/>
      <w:sz w:val="24"/>
      <w:szCs w:val="24"/>
      <w:bdr w:val="nil"/>
    </w:rPr>
  </w:style>
  <w:style w:type="character" w:customStyle="1" w:styleId="Heading3Char">
    <w:name w:val="Heading 3 Char"/>
    <w:aliases w:val="Sub heading Char"/>
    <w:basedOn w:val="DefaultParagraphFont"/>
    <w:link w:val="Heading3"/>
    <w:uiPriority w:val="9"/>
    <w:rsid w:val="00325A2E"/>
    <w:rPr>
      <w:rFonts w:ascii="Arial" w:eastAsia="Arial Unicode MS" w:hAnsi="Arial"/>
      <w:b/>
      <w:bCs/>
      <w:sz w:val="22"/>
      <w:szCs w:val="22"/>
      <w:bdr w:val="nil"/>
    </w:rPr>
  </w:style>
  <w:style w:type="character" w:customStyle="1" w:styleId="CommentTextChar">
    <w:name w:val="Comment Text Char"/>
    <w:basedOn w:val="DefaultParagraphFont"/>
    <w:link w:val="CommentText"/>
    <w:uiPriority w:val="99"/>
    <w:semiHidden/>
    <w:rsid w:val="00325A2E"/>
    <w:rPr>
      <w:rFonts w:eastAsia="Arial Unicode MS"/>
      <w:sz w:val="24"/>
      <w:szCs w:val="24"/>
      <w:bdr w:val="nil"/>
    </w:rPr>
  </w:style>
  <w:style w:type="paragraph" w:customStyle="1" w:styleId="Default">
    <w:name w:val="Default"/>
    <w:rsid w:val="00325A2E"/>
    <w:pPr>
      <w:pBdr>
        <w:top w:val="nil"/>
        <w:left w:val="nil"/>
        <w:bottom w:val="nil"/>
        <w:right w:val="nil"/>
        <w:between w:val="nil"/>
        <w:bar w:val="nil"/>
      </w:pBdr>
    </w:pPr>
    <w:rPr>
      <w:rFonts w:ascii="Helvetica" w:eastAsia="Helvetica" w:hAnsi="Helvetica" w:cs="Helvetica"/>
      <w:color w:val="000000"/>
      <w:sz w:val="22"/>
      <w:szCs w:val="22"/>
      <w:bdr w:val="nil"/>
    </w:rPr>
  </w:style>
  <w:style w:type="paragraph" w:customStyle="1" w:styleId="CaptionFigure">
    <w:name w:val="Caption/Figure"/>
    <w:basedOn w:val="NoSpacing"/>
    <w:autoRedefine/>
    <w:qFormat/>
    <w:rsid w:val="00325A2E"/>
    <w:rPr>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5B51225CD12F448FAA5C7D33BC6823" ma:contentTypeVersion="6" ma:contentTypeDescription="Create a new document." ma:contentTypeScope="" ma:versionID="e906f58d992412d41846d58b8dd7aebb">
  <xsd:schema xmlns:xsd="http://www.w3.org/2001/XMLSchema" xmlns:xs="http://www.w3.org/2001/XMLSchema" xmlns:p="http://schemas.microsoft.com/office/2006/metadata/properties" xmlns:ns2="97b54082-1e85-426d-afc6-16ad99d216c1" targetNamespace="http://schemas.microsoft.com/office/2006/metadata/properties" ma:root="true" ma:fieldsID="37a4ceb22d539067b60c2676c4a8d689" ns2:_="">
    <xsd:import namespace="97b54082-1e85-426d-afc6-16ad99d216c1"/>
    <xsd:element name="properties">
      <xsd:complexType>
        <xsd:sequence>
          <xsd:element name="documentManagement">
            <xsd:complexType>
              <xsd:all>
                <xsd:element ref="ns2:File_x0020_Status" minOccurs="0"/>
                <xsd:element ref="ns2:Category" minOccurs="0"/>
                <xsd:element ref="ns2:CR_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b54082-1e85-426d-afc6-16ad99d216c1" elementFormDefault="qualified">
    <xsd:import namespace="http://schemas.microsoft.com/office/2006/documentManagement/types"/>
    <xsd:import namespace="http://schemas.microsoft.com/office/infopath/2007/PartnerControls"/>
    <xsd:element name="File_x0020_Status" ma:index="8" nillable="true" ma:displayName="File Status" ma:default="Working" ma:description="File with markup/edits from customer? Are edits in progress? Are all updates complete? Has the file been replaced with a newer version? Has work on document been suspended or delayed?" ma:format="Dropdown" ma:indexed="true" ma:internalName="File_x0020_Status">
      <xsd:simpleType>
        <xsd:restriction base="dms:Choice">
          <xsd:enumeration value="Edits TBD"/>
          <xsd:enumeration value="Edits Done"/>
          <xsd:enumeration value="Working"/>
          <xsd:enumeration value="Final"/>
          <xsd:enumeration value="Out of Date"/>
          <xsd:enumeration value="Deferred"/>
        </xsd:restriction>
      </xsd:simpleType>
    </xsd:element>
    <xsd:element name="Category" ma:index="9" nillable="true" ma:displayName="Category" ma:description="Group or filter files by categories." ma:format="Dropdown" ma:internalName="Category">
      <xsd:simpleType>
        <xsd:restriction base="dms:Choice">
          <xsd:enumeration value="Master"/>
          <xsd:enumeration value="Posted"/>
          <xsd:enumeration value="WIP"/>
          <xsd:enumeration value="Deferred"/>
          <xsd:enumeration value="Archive"/>
        </xsd:restriction>
      </xsd:simpleType>
    </xsd:element>
    <xsd:element name="CR_ID" ma:index="10" nillable="true" ma:displayName="CR ID" ma:description="Change Request System Task ID" ma:list="{46cada26-b67a-4d94-bd87-eae141ffcfec}" ma:internalName="CR_ID" ma:readOnly="false" ma:showField="ID">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File_x0020_Status xmlns="97b54082-1e85-426d-afc6-16ad99d216c1">Final</File_x0020_Status>
    <Category xmlns="97b54082-1e85-426d-afc6-16ad99d216c1">WIP</Category>
    <CR_ID xmlns="97b54082-1e85-426d-afc6-16ad99d216c1">16</CR_ID>
  </documentManagement>
</p:properties>
</file>

<file path=customXml/itemProps1.xml><?xml version="1.0" encoding="utf-8"?>
<ds:datastoreItem xmlns:ds="http://schemas.openxmlformats.org/officeDocument/2006/customXml" ds:itemID="{52F58129-F6B8-4AB4-BB5D-4C6BA84EAE60}">
  <ds:schemaRefs>
    <ds:schemaRef ds:uri="http://schemas.microsoft.com/sharepoint/v3/contenttype/forms"/>
  </ds:schemaRefs>
</ds:datastoreItem>
</file>

<file path=customXml/itemProps2.xml><?xml version="1.0" encoding="utf-8"?>
<ds:datastoreItem xmlns:ds="http://schemas.openxmlformats.org/officeDocument/2006/customXml" ds:itemID="{3178BDAA-631B-4D0D-9348-DBABD5892B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b54082-1e85-426d-afc6-16ad99d216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BF6113-D3C9-4BA5-8ACD-D24EA172044E}">
  <ds:schemaRefs>
    <ds:schemaRef ds:uri="http://www.w3.org/XML/1998/namespace"/>
    <ds:schemaRef ds:uri="http://purl.org/dc/elements/1.1/"/>
    <ds:schemaRef ds:uri="http://purl.org/dc/terms/"/>
    <ds:schemaRef ds:uri="http://schemas.microsoft.com/office/2006/documentManagement/types"/>
    <ds:schemaRef ds:uri="http://schemas.microsoft.com/office/infopath/2007/PartnerControls"/>
    <ds:schemaRef ds:uri="http://purl.org/dc/dcmitype/"/>
    <ds:schemaRef ds:uri="http://schemas.openxmlformats.org/package/2006/metadata/core-properties"/>
    <ds:schemaRef ds:uri="97b54082-1e85-426d-afc6-16ad99d216c1"/>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3545</Words>
  <Characters>20209</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OMB No. 0925-0001/0002 (Rev. 08/12), Continuation Page</vt:lpstr>
    </vt:vector>
  </TitlesOfParts>
  <Company>DHHS/PHS/NIH</Company>
  <LinksUpToDate>false</LinksUpToDate>
  <CharactersWithSpaces>23707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OMB No. 0925-0001/0002 (Rev. 08/12), Continuation Page</dc:title>
  <dc:subject>DHHS, Public Health Service Grant Application</dc:subject>
  <dc:creator>Office of Extramural Programs</dc:creator>
  <cp:keywords>PHS Grant Application, 0925-0001/0002, (Rev. 08/12), Continuation Page</cp:keywords>
  <dc:description/>
  <cp:lastModifiedBy>Ryan Essex</cp:lastModifiedBy>
  <cp:revision>5</cp:revision>
  <cp:lastPrinted>2002-01-10T18:54:00Z</cp:lastPrinted>
  <dcterms:created xsi:type="dcterms:W3CDTF">2016-03-04T20:56:00Z</dcterms:created>
  <dcterms:modified xsi:type="dcterms:W3CDTF">2016-03-04T21:12:00Z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0x010100055B51225CD12F448FAA5C7D33BC6823</vt:lpwstr>
  </property>
  <property fmtid="{D5CDD505-2E9C-101B-9397-08002B2CF9AE}" pid="3" name="Test Comment">
    <vt:lpwstr>7/17/2015. Updated file properties. 6/23/2013. Created .docx version and added OMB info to footer.</vt:lpwstr>
  </property>
  <property fmtid="{D5CDD505-2E9C-101B-9397-08002B2CF9AE}" pid="4" name="Form Set">
    <vt:lpwstr>PHS398/PHS2590</vt:lpwstr>
  </property>
</Properties>
</file>